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A4039" w14:textId="77777777" w:rsidR="00F55F48" w:rsidRPr="00C930BC" w:rsidRDefault="00F55F48" w:rsidP="0000636F">
      <w:pPr>
        <w:widowControl w:val="0"/>
        <w:pBdr>
          <w:top w:val="nil"/>
          <w:left w:val="nil"/>
          <w:bottom w:val="nil"/>
          <w:right w:val="nil"/>
          <w:between w:val="nil"/>
        </w:pBdr>
        <w:spacing w:beforeLines="20" w:before="48" w:afterLines="20" w:after="48" w:line="240" w:lineRule="auto"/>
        <w:rPr>
          <w:rFonts w:eastAsia="Helvetica Neue" w:cs="Helvetica"/>
          <w:szCs w:val="24"/>
          <w:lang w:eastAsia="en-GB"/>
        </w:rPr>
      </w:pPr>
      <w:bookmarkStart w:id="0" w:name="_Hlk231227155"/>
      <w:bookmarkEnd w:id="0"/>
    </w:p>
    <w:p w14:paraId="6BBE8453" w14:textId="77777777" w:rsidR="00F55F48"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noProof/>
          <w:szCs w:val="24"/>
          <w:lang w:eastAsia="en-GB"/>
        </w:rPr>
        <w:drawing>
          <wp:inline distT="0" distB="0" distL="0" distR="0" wp14:anchorId="5FD99DBD" wp14:editId="3A854469">
            <wp:extent cx="5959523" cy="863393"/>
            <wp:effectExtent l="0" t="0" r="0" b="0"/>
            <wp:docPr id="8253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59523" cy="863393"/>
                    </a:xfrm>
                    <a:prstGeom prst="rect">
                      <a:avLst/>
                    </a:prstGeom>
                    <a:ln/>
                  </pic:spPr>
                </pic:pic>
              </a:graphicData>
            </a:graphic>
          </wp:inline>
        </w:drawing>
      </w:r>
    </w:p>
    <w:p w14:paraId="06E7582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42D3DCF"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06A91B26"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2083387B"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651A789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4390EB48"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299F0C5D"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55AA1224"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886DE6B" w14:textId="6FA38160" w:rsidR="00F55F48" w:rsidRPr="00C930BC" w:rsidRDefault="00F55F48" w:rsidP="001B6005">
      <w:pPr>
        <w:spacing w:beforeLines="100" w:before="240" w:afterLines="100" w:after="240" w:line="240" w:lineRule="auto"/>
        <w:rPr>
          <w:rFonts w:eastAsia="Times New Roman" w:cs="Helvetica"/>
          <w:b/>
          <w:spacing w:val="-10"/>
          <w:kern w:val="28"/>
          <w:sz w:val="36"/>
          <w:szCs w:val="72"/>
          <w:lang w:val="ro-RO" w:eastAsia="en-GB"/>
        </w:rPr>
      </w:pPr>
      <w:r w:rsidRPr="00C930BC">
        <w:rPr>
          <w:rFonts w:eastAsia="Times New Roman" w:cs="Helvetica"/>
          <w:b/>
          <w:spacing w:val="-10"/>
          <w:kern w:val="28"/>
          <w:sz w:val="36"/>
          <w:szCs w:val="72"/>
          <w:lang w:val="ro-RO" w:eastAsia="en-GB"/>
        </w:rPr>
        <w:t>BACHELOR THESIS</w:t>
      </w:r>
    </w:p>
    <w:p w14:paraId="316A48E8" w14:textId="32A3FB23" w:rsidR="00331115" w:rsidRPr="00C930BC" w:rsidRDefault="00471EEE" w:rsidP="001B6005">
      <w:pPr>
        <w:spacing w:beforeLines="100" w:before="240" w:afterLines="100" w:after="240" w:line="240" w:lineRule="auto"/>
        <w:rPr>
          <w:rFonts w:eastAsia="Helvetica Neue" w:cs="Helvetica"/>
          <w:b/>
          <w:bCs/>
          <w:szCs w:val="24"/>
          <w:lang w:eastAsia="en-GB"/>
        </w:rPr>
      </w:pPr>
      <w:r w:rsidRPr="00C930BC">
        <w:rPr>
          <w:rFonts w:eastAsia="Times New Roman" w:cs="Helvetica"/>
          <w:b/>
          <w:bCs/>
          <w:spacing w:val="-10"/>
          <w:kern w:val="28"/>
          <w:sz w:val="36"/>
          <w:szCs w:val="72"/>
          <w:lang w:eastAsia="en-GB"/>
        </w:rPr>
        <w:t>Understanding What You Are Clicking: Automated Analysis and Comparison of Website Privacy Policies</w:t>
      </w:r>
    </w:p>
    <w:p w14:paraId="1943831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4E088A41"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38ACC059"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565BDCE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D36DAE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0E42C85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330CE0C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01872C9"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4F854D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5DBDBC8"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2E8B3E0E" w14:textId="77777777" w:rsidR="00F55F48"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szCs w:val="24"/>
          <w:lang w:eastAsia="en-GB"/>
        </w:rPr>
        <w:t>Scientific Coordinator:</w:t>
      </w:r>
    </w:p>
    <w:p w14:paraId="137E268E" w14:textId="4A31765B" w:rsidR="00331115" w:rsidRPr="00C930BC" w:rsidRDefault="00331115"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t>Associate Professor</w:t>
      </w:r>
      <w:r w:rsidR="00742143" w:rsidRPr="00C930BC">
        <w:rPr>
          <w:rFonts w:eastAsia="Helvetica Neue" w:cs="Helvetica"/>
          <w:szCs w:val="24"/>
          <w:lang w:eastAsia="en-GB"/>
        </w:rPr>
        <w:t>,</w:t>
      </w:r>
      <w:r w:rsidRPr="00C930BC">
        <w:rPr>
          <w:rFonts w:eastAsia="Helvetica Neue" w:cs="Helvetica"/>
          <w:szCs w:val="24"/>
          <w:lang w:eastAsia="en-GB"/>
        </w:rPr>
        <w:t xml:space="preserve"> </w:t>
      </w:r>
      <w:r w:rsidR="00742143" w:rsidRPr="00C930BC">
        <w:rPr>
          <w:rFonts w:eastAsia="Helvetica Neue" w:cs="Helvetica"/>
          <w:szCs w:val="24"/>
          <w:lang w:eastAsia="en-GB"/>
        </w:rPr>
        <w:t xml:space="preserve">Ph.D. </w:t>
      </w:r>
      <w:r w:rsidRPr="00C930BC">
        <w:rPr>
          <w:rFonts w:eastAsia="Helvetica Neue" w:cs="Helvetica"/>
          <w:szCs w:val="24"/>
          <w:lang w:eastAsia="en-GB"/>
        </w:rPr>
        <w:t>Eduard</w:t>
      </w:r>
      <w:r w:rsidR="00C15281" w:rsidRPr="00C930BC">
        <w:rPr>
          <w:rFonts w:eastAsia="Helvetica Neue" w:cs="Helvetica"/>
          <w:szCs w:val="24"/>
          <w:lang w:eastAsia="en-GB"/>
        </w:rPr>
        <w:t xml:space="preserve"> Alexandru</w:t>
      </w:r>
      <w:r w:rsidRPr="00C930BC">
        <w:rPr>
          <w:rFonts w:eastAsia="Helvetica Neue" w:cs="Helvetica"/>
          <w:szCs w:val="24"/>
          <w:lang w:eastAsia="en-GB"/>
        </w:rPr>
        <w:t xml:space="preserve"> STOICA</w:t>
      </w:r>
    </w:p>
    <w:p w14:paraId="40E6364E" w14:textId="77777777" w:rsidR="00F55F48" w:rsidRPr="00C930BC" w:rsidRDefault="00F55F48" w:rsidP="0000636F">
      <w:pPr>
        <w:pStyle w:val="Heading1"/>
        <w:spacing w:beforeLines="20" w:before="48" w:afterLines="20" w:after="48" w:line="240" w:lineRule="auto"/>
        <w:rPr>
          <w:rFonts w:eastAsia="Helvetica Neue" w:cs="Helvetica"/>
          <w:lang w:eastAsia="en-GB"/>
        </w:rPr>
      </w:pPr>
    </w:p>
    <w:p w14:paraId="5ABE2B2C" w14:textId="6999DF9D" w:rsidR="00F55F48" w:rsidRPr="00C930BC" w:rsidRDefault="00F55F48" w:rsidP="0000636F">
      <w:pPr>
        <w:spacing w:beforeLines="20" w:before="48" w:afterLines="20" w:after="48" w:line="240" w:lineRule="auto"/>
        <w:rPr>
          <w:rFonts w:eastAsia="Helvetica Neue" w:cs="Helvetica"/>
          <w:b/>
          <w:bCs/>
          <w:szCs w:val="24"/>
          <w:lang w:eastAsia="en-GB"/>
        </w:rPr>
      </w:pPr>
    </w:p>
    <w:p w14:paraId="4F24758F" w14:textId="77777777" w:rsidR="00331115" w:rsidRPr="00C930BC" w:rsidRDefault="00331115" w:rsidP="0000636F">
      <w:pPr>
        <w:spacing w:beforeLines="20" w:before="48" w:afterLines="20" w:after="48" w:line="240" w:lineRule="auto"/>
        <w:rPr>
          <w:rFonts w:eastAsia="Helvetica Neue" w:cs="Helvetica"/>
          <w:b/>
          <w:bCs/>
          <w:szCs w:val="24"/>
          <w:lang w:eastAsia="en-GB"/>
        </w:rPr>
      </w:pPr>
    </w:p>
    <w:p w14:paraId="4C8B12D9" w14:textId="77777777" w:rsidR="00F55F48"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szCs w:val="24"/>
          <w:lang w:eastAsia="en-GB"/>
        </w:rPr>
        <w:t>Student:</w:t>
      </w:r>
    </w:p>
    <w:p w14:paraId="0E5EDCD6" w14:textId="47C91D36" w:rsidR="00F55F48" w:rsidRPr="00C930BC" w:rsidRDefault="00331115"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t>Diana-Maria</w:t>
      </w:r>
      <w:r w:rsidR="00B01055" w:rsidRPr="00C930BC">
        <w:rPr>
          <w:rFonts w:eastAsia="Helvetica Neue" w:cs="Helvetica"/>
          <w:szCs w:val="24"/>
          <w:lang w:eastAsia="en-GB"/>
        </w:rPr>
        <w:t xml:space="preserve"> MITEA</w:t>
      </w:r>
    </w:p>
    <w:p w14:paraId="31CFA65C" w14:textId="77777777" w:rsidR="00331115" w:rsidRPr="00C930BC" w:rsidRDefault="00331115"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t>Business Informatics</w:t>
      </w:r>
    </w:p>
    <w:p w14:paraId="14FEDD33"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078A6ED"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FA88AD1"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FE26105" w14:textId="59EF2D37" w:rsidR="00B04EEE"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szCs w:val="24"/>
          <w:lang w:eastAsia="en-GB"/>
        </w:rPr>
        <w:t>SIBIU 2026</w:t>
      </w:r>
    </w:p>
    <w:p w14:paraId="5FD06CEA" w14:textId="37642713" w:rsidR="00F55F48" w:rsidRPr="00C930BC" w:rsidRDefault="00F55F48" w:rsidP="0000636F">
      <w:pPr>
        <w:spacing w:beforeLines="20" w:before="48" w:afterLines="20" w:after="48" w:line="240" w:lineRule="auto"/>
        <w:rPr>
          <w:rFonts w:eastAsia="Helvetica Neue" w:cs="Helvetica"/>
          <w:b/>
          <w:bCs/>
          <w:szCs w:val="24"/>
          <w:lang w:eastAsia="en-GB"/>
        </w:rPr>
      </w:pPr>
    </w:p>
    <w:p w14:paraId="584E58E6" w14:textId="77777777" w:rsidR="00B04EEE" w:rsidRPr="00C930BC" w:rsidRDefault="00B04EEE" w:rsidP="0000636F">
      <w:pPr>
        <w:spacing w:beforeLines="20" w:before="48" w:afterLines="20" w:after="48" w:line="240" w:lineRule="auto"/>
        <w:rPr>
          <w:rFonts w:eastAsia="Helvetica Neue" w:cs="Helvetica"/>
          <w:szCs w:val="24"/>
          <w:lang w:eastAsia="en-GB"/>
        </w:rPr>
      </w:pPr>
    </w:p>
    <w:p w14:paraId="552F607A" w14:textId="77777777" w:rsidR="00B04EEE" w:rsidRPr="00C930BC" w:rsidRDefault="00B04EEE"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br w:type="page"/>
      </w:r>
    </w:p>
    <w:p w14:paraId="5B69EEB6" w14:textId="102F91D5" w:rsidR="00331115" w:rsidRPr="00C930BC" w:rsidRDefault="00B04EEE" w:rsidP="009B2D1E">
      <w:pPr>
        <w:jc w:val="center"/>
        <w:rPr>
          <w:rFonts w:cs="Helvetica"/>
          <w:b/>
          <w:bCs/>
          <w:sz w:val="28"/>
          <w:szCs w:val="28"/>
        </w:rPr>
      </w:pPr>
      <w:r w:rsidRPr="00C930BC">
        <w:rPr>
          <w:rFonts w:eastAsia="Helvetica Neue" w:cs="Helvetica"/>
          <w:b/>
          <w:bCs/>
          <w:sz w:val="28"/>
          <w:szCs w:val="36"/>
          <w:lang w:eastAsia="en-GB"/>
        </w:rPr>
        <w:lastRenderedPageBreak/>
        <w:t>S</w:t>
      </w:r>
      <w:r w:rsidR="00331115" w:rsidRPr="00C930BC">
        <w:rPr>
          <w:rFonts w:cs="Helvetica"/>
          <w:b/>
          <w:bCs/>
          <w:sz w:val="28"/>
          <w:szCs w:val="28"/>
        </w:rPr>
        <w:t>ummary</w:t>
      </w:r>
    </w:p>
    <w:p w14:paraId="0BFA5FB7" w14:textId="77777777" w:rsidR="006A763E" w:rsidRPr="00C930BC" w:rsidRDefault="006A763E" w:rsidP="0000636F">
      <w:pPr>
        <w:spacing w:beforeLines="20" w:before="48" w:afterLines="20" w:after="48" w:line="240" w:lineRule="auto"/>
        <w:rPr>
          <w:rFonts w:cs="Helvetica"/>
        </w:rPr>
      </w:pPr>
    </w:p>
    <w:p w14:paraId="34CB7136" w14:textId="3409E26B" w:rsidR="003274D1" w:rsidRPr="00C930BC" w:rsidRDefault="003274D1" w:rsidP="0000636F">
      <w:pPr>
        <w:spacing w:before="20" w:after="20" w:line="240" w:lineRule="auto"/>
        <w:contextualSpacing/>
        <w:rPr>
          <w:rFonts w:cs="Helvetica"/>
        </w:rPr>
      </w:pPr>
      <w:r w:rsidRPr="00C930BC">
        <w:rPr>
          <w:rFonts w:cs="Helvetica"/>
        </w:rPr>
        <w:t xml:space="preserve">Continuous collection of personal data is essential to the current digital economy. Although laws such as the General Data Protection Regulation (GDPR) require "Privacy by Default" and explicit authorization, </w:t>
      </w:r>
      <w:r w:rsidR="00B01055" w:rsidRPr="00C930BC">
        <w:rPr>
          <w:rFonts w:cs="Helvetica"/>
        </w:rPr>
        <w:t>their practical implementation has produced a defective and often misleading</w:t>
      </w:r>
      <w:r w:rsidRPr="00C930BC">
        <w:rPr>
          <w:rFonts w:cs="Helvetica"/>
        </w:rPr>
        <w:t xml:space="preserve"> ecosystem. Businesses </w:t>
      </w:r>
      <w:r w:rsidR="00B01055" w:rsidRPr="00C930BC">
        <w:rPr>
          <w:rFonts w:cs="Helvetica"/>
        </w:rPr>
        <w:t xml:space="preserve">frequently rely on formal privacy policies and misleading "Dark Patterns" in cookie banners, leading to "compliance theatre" - websites that appear to comply with regulations while still collecting data without valid consent. End users do not currently have the means to verify whether a website's technical </w:t>
      </w:r>
      <w:r w:rsidRPr="00C930BC">
        <w:rPr>
          <w:rFonts w:cs="Helvetica"/>
        </w:rPr>
        <w:t>tracking practices comply with its legally declared privacy statements.</w:t>
      </w:r>
    </w:p>
    <w:p w14:paraId="7BC2E966" w14:textId="7E735A89" w:rsidR="003274D1" w:rsidRPr="00C930BC" w:rsidRDefault="003274D1" w:rsidP="0000636F">
      <w:pPr>
        <w:spacing w:before="20" w:after="20" w:line="240" w:lineRule="auto"/>
        <w:contextualSpacing/>
        <w:rPr>
          <w:rFonts w:cs="Helvetica"/>
        </w:rPr>
      </w:pPr>
      <w:r w:rsidRPr="00C930BC">
        <w:rPr>
          <w:rFonts w:cs="Helvetica"/>
        </w:rPr>
        <w:t xml:space="preserve">This thesis describes </w:t>
      </w:r>
      <w:r w:rsidR="00B01055" w:rsidRPr="00C930BC">
        <w:rPr>
          <w:rFonts w:cs="Helvetica"/>
        </w:rPr>
        <w:t xml:space="preserve">the development and evaluation of </w:t>
      </w:r>
      <w:r w:rsidRPr="00C930BC">
        <w:rPr>
          <w:rFonts w:cs="Helvetica"/>
        </w:rPr>
        <w:t xml:space="preserve">Privacy Policy Analyzer &amp; Cookie Trax, a client-side browser </w:t>
      </w:r>
      <w:r w:rsidR="00491A6A" w:rsidRPr="00C930BC">
        <w:rPr>
          <w:rFonts w:cs="Helvetica"/>
        </w:rPr>
        <w:t>extension designed</w:t>
      </w:r>
      <w:r w:rsidRPr="00C930BC">
        <w:rPr>
          <w:rFonts w:cs="Helvetica"/>
        </w:rPr>
        <w:t xml:space="preserve"> to bridge this gap. </w:t>
      </w:r>
      <w:r w:rsidR="00491A6A" w:rsidRPr="00C930BC">
        <w:rPr>
          <w:rFonts w:cs="Helvetica"/>
        </w:rPr>
        <w:t>The application uses a dual-engine architecture</w:t>
      </w:r>
      <w:r w:rsidRPr="00C930BC">
        <w:rPr>
          <w:rFonts w:cs="Helvetica"/>
        </w:rPr>
        <w:t xml:space="preserve"> </w:t>
      </w:r>
      <w:r w:rsidR="00491A6A" w:rsidRPr="00C930BC">
        <w:rPr>
          <w:rFonts w:cs="Helvetica"/>
        </w:rPr>
        <w:t>A Natural Language Processing (NLP) module analyzes legal documents, assesses privacy claims, and generates a measurable risk score. At the same time, a dynamic browser storage scanner evaluates live tracking payloads and checks for pre-consent tracking violations</w:t>
      </w:r>
      <w:r w:rsidR="001B6005" w:rsidRPr="00C930BC">
        <w:rPr>
          <w:rFonts w:cs="Helvetica"/>
        </w:rPr>
        <w:t>.</w:t>
      </w:r>
      <w:r w:rsidR="00491A6A" w:rsidRPr="00C930BC">
        <w:rPr>
          <w:rFonts w:cs="Helvetica"/>
        </w:rPr>
        <w:t xml:space="preserve"> in HTTP cookies and HTML5 Web Storage APIs. These streams are then cross-referenced by a discrepancy engine to identify fabricated consent architectures.</w:t>
      </w:r>
    </w:p>
    <w:p w14:paraId="38661195" w14:textId="77777777" w:rsidR="00E563C7" w:rsidRPr="00C930BC" w:rsidRDefault="00491A6A" w:rsidP="00E95DDA">
      <w:pPr>
        <w:spacing w:before="20" w:after="20" w:line="240" w:lineRule="auto"/>
        <w:contextualSpacing/>
        <w:rPr>
          <w:rFonts w:cs="Helvetica"/>
        </w:rPr>
      </w:pPr>
      <w:r w:rsidRPr="00C930BC">
        <w:rPr>
          <w:rFonts w:cs="Helvetica"/>
        </w:rPr>
        <w:t>When tested against 15 heavily frequented global domains, the application revealed widespread non-compliance. Key findings include sophisticated storage-evasion techniques that bypass standard cookie blocking (TikTok), unverifiable server-side processing that limits users' data autonomy (Meta, OpenAI), and fabricated consent states in which platforms pre-initialize tracking and ignore explicit opt-outs (</w:t>
      </w:r>
      <w:proofErr w:type="spellStart"/>
      <w:r w:rsidRPr="00C930BC">
        <w:rPr>
          <w:rFonts w:cs="Helvetica"/>
        </w:rPr>
        <w:t>Temu</w:t>
      </w:r>
      <w:proofErr w:type="spellEnd"/>
      <w:r w:rsidRPr="00C930BC">
        <w:rPr>
          <w:rFonts w:cs="Helvetica"/>
        </w:rPr>
        <w:t>).</w:t>
      </w:r>
    </w:p>
    <w:p w14:paraId="7EB70C06" w14:textId="77777777" w:rsidR="00E563C7" w:rsidRPr="00C930BC" w:rsidRDefault="00E563C7" w:rsidP="00E95DDA">
      <w:pPr>
        <w:rPr>
          <w:rFonts w:cs="Helvetica"/>
        </w:rPr>
      </w:pPr>
      <w:r w:rsidRPr="00C930BC">
        <w:rPr>
          <w:rFonts w:cs="Helvetica"/>
        </w:rPr>
        <w:br w:type="page"/>
      </w:r>
    </w:p>
    <w:sdt>
      <w:sdtPr>
        <w:rPr>
          <w:rFonts w:eastAsiaTheme="minorHAnsi" w:cs="Helvetica"/>
          <w:sz w:val="24"/>
          <w:szCs w:val="22"/>
          <w:lang w:val="en-US" w:eastAsia="en-US"/>
        </w:rPr>
        <w:id w:val="1773508456"/>
        <w:docPartObj>
          <w:docPartGallery w:val="Table of Contents"/>
          <w:docPartUnique/>
        </w:docPartObj>
      </w:sdtPr>
      <w:sdtEndPr>
        <w:rPr>
          <w:b/>
          <w:bCs/>
        </w:rPr>
      </w:sdtEndPr>
      <w:sdtContent>
        <w:p w14:paraId="69C30470" w14:textId="161B9584" w:rsidR="00EA452B" w:rsidRPr="00C930BC" w:rsidRDefault="00EA452B" w:rsidP="00E95DDA">
          <w:pPr>
            <w:pStyle w:val="TOCHeading"/>
            <w:jc w:val="center"/>
            <w:rPr>
              <w:rFonts w:cs="Helvetica"/>
              <w:b/>
              <w:bCs/>
            </w:rPr>
          </w:pPr>
          <w:r w:rsidRPr="00C930BC">
            <w:rPr>
              <w:rFonts w:cs="Helvetica"/>
              <w:b/>
              <w:bCs/>
            </w:rPr>
            <w:t>Tabel of Contents</w:t>
          </w:r>
        </w:p>
        <w:p w14:paraId="745D2BD6" w14:textId="19A47B65" w:rsidR="00EA452B" w:rsidRPr="00C930BC" w:rsidRDefault="00EA452B" w:rsidP="00EA452B">
          <w:pPr>
            <w:pStyle w:val="TOC1"/>
            <w:tabs>
              <w:tab w:val="right" w:pos="9628"/>
            </w:tabs>
            <w:rPr>
              <w:rFonts w:cs="Helvetica"/>
              <w:noProof/>
              <w:sz w:val="22"/>
              <w:lang w:val="en-GB" w:eastAsia="en-GB"/>
            </w:rPr>
          </w:pPr>
          <w:r w:rsidRPr="00C930BC">
            <w:rPr>
              <w:rFonts w:cs="Helvetica"/>
            </w:rPr>
            <w:fldChar w:fldCharType="begin"/>
          </w:r>
          <w:r w:rsidRPr="00C930BC">
            <w:rPr>
              <w:rFonts w:cs="Helvetica"/>
            </w:rPr>
            <w:instrText xml:space="preserve"> TOC \o "1-3" \h \z \u </w:instrText>
          </w:r>
          <w:r w:rsidRPr="00C930BC">
            <w:rPr>
              <w:rFonts w:cs="Helvetica"/>
            </w:rPr>
            <w:fldChar w:fldCharType="separate"/>
          </w:r>
          <w:hyperlink w:anchor="_Toc231563229" w:history="1">
            <w:r w:rsidRPr="00C930BC">
              <w:rPr>
                <w:rStyle w:val="Hyperlink"/>
                <w:rFonts w:eastAsia="Helvetica Neue" w:cs="Helvetica"/>
                <w:b/>
                <w:bCs/>
                <w:noProof/>
              </w:rPr>
              <w:t>1. Introduction</w:t>
            </w:r>
            <w:r w:rsidRPr="00C930BC">
              <w:rPr>
                <w:rFonts w:cs="Helvetica"/>
                <w:noProof/>
                <w:webHidden/>
              </w:rPr>
              <w:tab/>
            </w:r>
            <w:r w:rsidRPr="00C930BC">
              <w:rPr>
                <w:rFonts w:cs="Helvetica"/>
                <w:noProof/>
                <w:webHidden/>
              </w:rPr>
              <w:fldChar w:fldCharType="begin"/>
            </w:r>
            <w:r w:rsidRPr="00C930BC">
              <w:rPr>
                <w:rFonts w:cs="Helvetica"/>
                <w:noProof/>
                <w:webHidden/>
              </w:rPr>
              <w:instrText xml:space="preserve"> PAGEREF _Toc231563229 \h </w:instrText>
            </w:r>
            <w:r w:rsidRPr="00C930BC">
              <w:rPr>
                <w:rFonts w:cs="Helvetica"/>
                <w:noProof/>
                <w:webHidden/>
              </w:rPr>
            </w:r>
            <w:r w:rsidRPr="00C930BC">
              <w:rPr>
                <w:rFonts w:cs="Helvetica"/>
                <w:noProof/>
                <w:webHidden/>
              </w:rPr>
              <w:fldChar w:fldCharType="separate"/>
            </w:r>
            <w:r w:rsidR="007A7268" w:rsidRPr="00C930BC">
              <w:rPr>
                <w:rFonts w:cs="Helvetica"/>
                <w:noProof/>
                <w:webHidden/>
              </w:rPr>
              <w:t>1</w:t>
            </w:r>
            <w:r w:rsidRPr="00C930BC">
              <w:rPr>
                <w:rFonts w:cs="Helvetica"/>
                <w:noProof/>
                <w:webHidden/>
              </w:rPr>
              <w:fldChar w:fldCharType="end"/>
            </w:r>
          </w:hyperlink>
        </w:p>
        <w:p w14:paraId="3567B1C5" w14:textId="11C69251" w:rsidR="00EA452B" w:rsidRPr="00C930BC" w:rsidRDefault="00000000" w:rsidP="00E95DDA">
          <w:pPr>
            <w:pStyle w:val="TOC2"/>
            <w:jc w:val="both"/>
            <w:rPr>
              <w:rFonts w:cs="Helvetica"/>
              <w:noProof/>
              <w:sz w:val="22"/>
              <w:lang w:val="en-GB" w:eastAsia="en-GB"/>
            </w:rPr>
          </w:pPr>
          <w:hyperlink w:anchor="_Toc231563230" w:history="1">
            <w:r w:rsidR="00EA452B" w:rsidRPr="00C930BC">
              <w:rPr>
                <w:rStyle w:val="Hyperlink"/>
                <w:rFonts w:cs="Helvetica"/>
                <w:b/>
                <w:bCs/>
                <w:noProof/>
              </w:rPr>
              <w:t>1.1 Background and Motivation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_Toc231563230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w:t>
            </w:r>
            <w:r w:rsidR="00EA452B" w:rsidRPr="00C930BC">
              <w:rPr>
                <w:rFonts w:cs="Helvetica"/>
                <w:noProof/>
                <w:webHidden/>
              </w:rPr>
              <w:fldChar w:fldCharType="end"/>
            </w:r>
          </w:hyperlink>
        </w:p>
        <w:p w14:paraId="661BA450" w14:textId="21FBF4F3" w:rsidR="00EA452B" w:rsidRPr="00C930BC" w:rsidRDefault="00000000" w:rsidP="00E95DDA">
          <w:pPr>
            <w:pStyle w:val="TOC2"/>
            <w:jc w:val="both"/>
            <w:rPr>
              <w:rFonts w:cs="Helvetica"/>
              <w:noProof/>
              <w:sz w:val="22"/>
              <w:lang w:val="en-GB" w:eastAsia="en-GB"/>
            </w:rPr>
          </w:pPr>
          <w:hyperlink w:anchor="_Toc231563231" w:history="1">
            <w:r w:rsidR="00EA452B" w:rsidRPr="00C930BC">
              <w:rPr>
                <w:rStyle w:val="Hyperlink"/>
                <w:rFonts w:cs="Helvetica"/>
                <w:b/>
                <w:bCs/>
                <w:noProof/>
              </w:rPr>
              <w:t>1.2 Problem Statement</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_Toc231563231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w:t>
            </w:r>
            <w:r w:rsidR="00EA452B" w:rsidRPr="00C930BC">
              <w:rPr>
                <w:rFonts w:cs="Helvetica"/>
                <w:noProof/>
                <w:webHidden/>
              </w:rPr>
              <w:fldChar w:fldCharType="end"/>
            </w:r>
          </w:hyperlink>
        </w:p>
        <w:p w14:paraId="4D7B716B" w14:textId="0936A1E3" w:rsidR="00EA452B" w:rsidRPr="00C930BC" w:rsidRDefault="00000000" w:rsidP="00E95DDA">
          <w:pPr>
            <w:pStyle w:val="TOC2"/>
            <w:jc w:val="both"/>
            <w:rPr>
              <w:rFonts w:cs="Helvetica"/>
              <w:noProof/>
              <w:sz w:val="22"/>
              <w:lang w:val="en-GB" w:eastAsia="en-GB"/>
            </w:rPr>
          </w:pPr>
          <w:hyperlink w:anchor="_Toc231563232" w:history="1">
            <w:r w:rsidR="00EA452B" w:rsidRPr="00C930BC">
              <w:rPr>
                <w:rStyle w:val="Hyperlink"/>
                <w:rFonts w:cs="Helvetica"/>
                <w:b/>
                <w:bCs/>
                <w:noProof/>
              </w:rPr>
              <w:t>1.3 Research Objectives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_Toc231563232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w:t>
            </w:r>
            <w:r w:rsidR="00EA452B" w:rsidRPr="00C930BC">
              <w:rPr>
                <w:rFonts w:cs="Helvetica"/>
                <w:noProof/>
                <w:webHidden/>
              </w:rPr>
              <w:fldChar w:fldCharType="end"/>
            </w:r>
          </w:hyperlink>
        </w:p>
        <w:p w14:paraId="13BB0657" w14:textId="187CA597" w:rsidR="00EA452B" w:rsidRPr="00C930BC" w:rsidRDefault="00000000" w:rsidP="00E95DDA">
          <w:pPr>
            <w:pStyle w:val="TOC2"/>
            <w:jc w:val="both"/>
            <w:rPr>
              <w:rFonts w:cs="Helvetica"/>
              <w:noProof/>
              <w:sz w:val="22"/>
              <w:lang w:val="en-GB" w:eastAsia="en-GB"/>
            </w:rPr>
          </w:pPr>
          <w:hyperlink w:anchor="_Toc231563233" w:history="1">
            <w:r w:rsidR="00EA452B" w:rsidRPr="00C930BC">
              <w:rPr>
                <w:rStyle w:val="Hyperlink"/>
                <w:rFonts w:cs="Helvetica"/>
                <w:b/>
                <w:bCs/>
                <w:noProof/>
              </w:rPr>
              <w:t>1.4 Structure of the Thesis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_Toc231563233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2</w:t>
            </w:r>
            <w:r w:rsidR="00EA452B" w:rsidRPr="00C930BC">
              <w:rPr>
                <w:rFonts w:cs="Helvetica"/>
                <w:noProof/>
                <w:webHidden/>
              </w:rPr>
              <w:fldChar w:fldCharType="end"/>
            </w:r>
          </w:hyperlink>
        </w:p>
        <w:p w14:paraId="08EF03BC" w14:textId="117A0F84" w:rsidR="00EA452B" w:rsidRPr="00C930BC" w:rsidRDefault="00000000" w:rsidP="00EA452B">
          <w:pPr>
            <w:pStyle w:val="TOC1"/>
            <w:tabs>
              <w:tab w:val="right" w:pos="9628"/>
            </w:tabs>
            <w:rPr>
              <w:rFonts w:cs="Helvetica"/>
              <w:noProof/>
              <w:sz w:val="22"/>
              <w:lang w:val="en-GB" w:eastAsia="en-GB"/>
            </w:rPr>
          </w:pPr>
          <w:hyperlink w:anchor="_Toc231563234" w:history="1">
            <w:r w:rsidR="00EA452B" w:rsidRPr="00C930BC">
              <w:rPr>
                <w:rStyle w:val="Hyperlink"/>
                <w:rFonts w:cs="Helvetica"/>
                <w:b/>
                <w:bCs/>
                <w:noProof/>
              </w:rPr>
              <w:t>2. Theoretical Framework</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_Toc231563234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3</w:t>
            </w:r>
            <w:r w:rsidR="00EA452B" w:rsidRPr="00C930BC">
              <w:rPr>
                <w:rFonts w:cs="Helvetica"/>
                <w:noProof/>
                <w:webHidden/>
              </w:rPr>
              <w:fldChar w:fldCharType="end"/>
            </w:r>
          </w:hyperlink>
        </w:p>
        <w:p w14:paraId="546F0BC0" w14:textId="52EBE2E7" w:rsidR="00EA452B" w:rsidRPr="00C930BC" w:rsidRDefault="00000000" w:rsidP="00E95DDA">
          <w:pPr>
            <w:pStyle w:val="TOC2"/>
            <w:jc w:val="both"/>
            <w:rPr>
              <w:rFonts w:cs="Helvetica"/>
              <w:noProof/>
              <w:sz w:val="22"/>
              <w:lang w:val="en-GB" w:eastAsia="en-GB"/>
            </w:rPr>
          </w:pPr>
          <w:hyperlink w:anchor="_Toc231563235" w:history="1">
            <w:r w:rsidR="00EA452B" w:rsidRPr="00C930BC">
              <w:rPr>
                <w:rStyle w:val="Hyperlink"/>
                <w:rFonts w:cs="Helvetica"/>
                <w:b/>
                <w:bCs/>
                <w:noProof/>
              </w:rPr>
              <w:t>2.1 The Regulatory Landscape of Digital Privacy</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_Toc231563235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3</w:t>
            </w:r>
            <w:r w:rsidR="00EA452B" w:rsidRPr="00C930BC">
              <w:rPr>
                <w:rFonts w:cs="Helvetica"/>
                <w:noProof/>
                <w:webHidden/>
              </w:rPr>
              <w:fldChar w:fldCharType="end"/>
            </w:r>
          </w:hyperlink>
        </w:p>
        <w:p w14:paraId="4322B764" w14:textId="69C27759" w:rsidR="00EA452B" w:rsidRPr="00C930BC" w:rsidRDefault="00000000" w:rsidP="00EA452B">
          <w:pPr>
            <w:pStyle w:val="TOC3"/>
            <w:tabs>
              <w:tab w:val="right" w:pos="9628"/>
            </w:tabs>
            <w:rPr>
              <w:rFonts w:cs="Helvetica"/>
              <w:noProof/>
              <w:sz w:val="22"/>
              <w:lang w:val="en-GB" w:eastAsia="en-GB"/>
            </w:rPr>
          </w:pPr>
          <w:hyperlink w:anchor="_Toc231563236" w:history="1">
            <w:r w:rsidR="00EA452B" w:rsidRPr="00C930BC">
              <w:rPr>
                <w:rStyle w:val="Hyperlink"/>
                <w:rFonts w:cs="Helvetica"/>
                <w:b/>
                <w:bCs/>
                <w:noProof/>
              </w:rPr>
              <w:t>2.1.1 The General Data Protection Regulation (GDPR)</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_Toc231563236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3</w:t>
            </w:r>
            <w:r w:rsidR="00EA452B" w:rsidRPr="00C930BC">
              <w:rPr>
                <w:rFonts w:cs="Helvetica"/>
                <w:noProof/>
                <w:webHidden/>
              </w:rPr>
              <w:fldChar w:fldCharType="end"/>
            </w:r>
          </w:hyperlink>
        </w:p>
        <w:p w14:paraId="25E24DB9" w14:textId="3D2432EE" w:rsidR="00EA452B" w:rsidRPr="00C930BC" w:rsidRDefault="00000000" w:rsidP="00EA452B">
          <w:pPr>
            <w:pStyle w:val="TOC3"/>
            <w:tabs>
              <w:tab w:val="right" w:pos="9628"/>
            </w:tabs>
            <w:rPr>
              <w:rFonts w:cs="Helvetica"/>
              <w:noProof/>
              <w:sz w:val="22"/>
              <w:lang w:val="en-GB" w:eastAsia="en-GB"/>
            </w:rPr>
          </w:pPr>
          <w:hyperlink w:anchor="_Toc231563237" w:history="1">
            <w:r w:rsidR="00EA452B" w:rsidRPr="00C930BC">
              <w:rPr>
                <w:rStyle w:val="Hyperlink"/>
                <w:rFonts w:cs="Helvetica"/>
                <w:b/>
                <w:bCs/>
                <w:noProof/>
              </w:rPr>
              <w:t>2.1.2 The ePrivacy Directive ("The Cookie Law")</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_Toc231563237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3</w:t>
            </w:r>
            <w:r w:rsidR="00EA452B" w:rsidRPr="00C930BC">
              <w:rPr>
                <w:rFonts w:cs="Helvetica"/>
                <w:noProof/>
                <w:webHidden/>
              </w:rPr>
              <w:fldChar w:fldCharType="end"/>
            </w:r>
          </w:hyperlink>
        </w:p>
        <w:p w14:paraId="75CC763D" w14:textId="374F5586" w:rsidR="00EA452B" w:rsidRPr="00C930BC" w:rsidRDefault="00000000" w:rsidP="00E95DDA">
          <w:pPr>
            <w:pStyle w:val="TOC2"/>
            <w:jc w:val="both"/>
            <w:rPr>
              <w:rFonts w:cs="Helvetica"/>
              <w:noProof/>
              <w:sz w:val="22"/>
              <w:lang w:val="en-GB" w:eastAsia="en-GB"/>
            </w:rPr>
          </w:pPr>
          <w:hyperlink w:anchor="_Toc231563238" w:history="1">
            <w:r w:rsidR="00EA452B" w:rsidRPr="00C930BC">
              <w:rPr>
                <w:rStyle w:val="Hyperlink"/>
                <w:rFonts w:cs="Helvetica"/>
                <w:b/>
                <w:bCs/>
                <w:noProof/>
              </w:rPr>
              <w:t>2.2 Technical Mechanics of Digital Tracking</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_Toc231563238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3</w:t>
            </w:r>
            <w:r w:rsidR="00EA452B" w:rsidRPr="00C930BC">
              <w:rPr>
                <w:rFonts w:cs="Helvetica"/>
                <w:noProof/>
                <w:webHidden/>
              </w:rPr>
              <w:fldChar w:fldCharType="end"/>
            </w:r>
          </w:hyperlink>
        </w:p>
        <w:p w14:paraId="3FE0FFAA" w14:textId="44AC6505" w:rsidR="00EA452B" w:rsidRPr="00C930BC" w:rsidRDefault="00000000" w:rsidP="00EA452B">
          <w:pPr>
            <w:pStyle w:val="TOC3"/>
            <w:tabs>
              <w:tab w:val="right" w:pos="9628"/>
            </w:tabs>
            <w:rPr>
              <w:rFonts w:cs="Helvetica"/>
              <w:noProof/>
              <w:sz w:val="22"/>
              <w:lang w:val="en-GB" w:eastAsia="en-GB"/>
            </w:rPr>
          </w:pPr>
          <w:hyperlink w:anchor="_Toc231563239" w:history="1">
            <w:r w:rsidR="00EA452B" w:rsidRPr="00C930BC">
              <w:rPr>
                <w:rStyle w:val="Hyperlink"/>
                <w:rFonts w:cs="Helvetica"/>
                <w:b/>
                <w:bCs/>
                <w:noProof/>
              </w:rPr>
              <w:t>2.2.1 HTTP Cookies and Third-Party Injection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_Toc231563239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3</w:t>
            </w:r>
            <w:r w:rsidR="00EA452B" w:rsidRPr="00C930BC">
              <w:rPr>
                <w:rFonts w:cs="Helvetica"/>
                <w:noProof/>
                <w:webHidden/>
              </w:rPr>
              <w:fldChar w:fldCharType="end"/>
            </w:r>
          </w:hyperlink>
        </w:p>
        <w:p w14:paraId="35BD0030" w14:textId="02F7C6D8" w:rsidR="00EA452B" w:rsidRPr="00C930BC" w:rsidRDefault="00000000" w:rsidP="00EA452B">
          <w:pPr>
            <w:pStyle w:val="TOC3"/>
            <w:tabs>
              <w:tab w:val="right" w:pos="9628"/>
            </w:tabs>
            <w:rPr>
              <w:rFonts w:cs="Helvetica"/>
              <w:noProof/>
              <w:sz w:val="22"/>
              <w:lang w:val="en-GB" w:eastAsia="en-GB"/>
            </w:rPr>
          </w:pPr>
          <w:hyperlink w:anchor="_Toc231563240" w:history="1">
            <w:r w:rsidR="00EA452B" w:rsidRPr="00C930BC">
              <w:rPr>
                <w:rStyle w:val="Hyperlink"/>
                <w:rFonts w:cs="Helvetica"/>
                <w:b/>
                <w:bCs/>
                <w:noProof/>
              </w:rPr>
              <w:t>2.2.2 Modern Evasion: HTML5 Web Storage APIs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_Toc231563240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4</w:t>
            </w:r>
            <w:r w:rsidR="00EA452B" w:rsidRPr="00C930BC">
              <w:rPr>
                <w:rFonts w:cs="Helvetica"/>
                <w:noProof/>
                <w:webHidden/>
              </w:rPr>
              <w:fldChar w:fldCharType="end"/>
            </w:r>
          </w:hyperlink>
        </w:p>
        <w:p w14:paraId="2EBD0CB4" w14:textId="23F49970" w:rsidR="00EA452B" w:rsidRPr="00C930BC" w:rsidRDefault="00000000" w:rsidP="00EA452B">
          <w:pPr>
            <w:pStyle w:val="TOC3"/>
            <w:tabs>
              <w:tab w:val="right" w:pos="9628"/>
            </w:tabs>
            <w:rPr>
              <w:rFonts w:cs="Helvetica"/>
              <w:noProof/>
              <w:sz w:val="22"/>
              <w:lang w:val="en-GB" w:eastAsia="en-GB"/>
            </w:rPr>
          </w:pPr>
          <w:hyperlink w:anchor="_Toc231563241" w:history="1">
            <w:r w:rsidR="00EA452B" w:rsidRPr="00C930BC">
              <w:rPr>
                <w:rStyle w:val="Hyperlink"/>
                <w:rFonts w:cs="Helvetica"/>
                <w:b/>
                <w:bCs/>
                <w:noProof/>
              </w:rPr>
              <w:t>2.2.3 Stateless Tracking: Browser Fingerprinting</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_Toc231563241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4</w:t>
            </w:r>
            <w:r w:rsidR="00EA452B" w:rsidRPr="00C930BC">
              <w:rPr>
                <w:rFonts w:cs="Helvetica"/>
                <w:noProof/>
                <w:webHidden/>
              </w:rPr>
              <w:fldChar w:fldCharType="end"/>
            </w:r>
          </w:hyperlink>
        </w:p>
        <w:p w14:paraId="259D1202" w14:textId="513A0FFE" w:rsidR="00EA452B" w:rsidRPr="00C930BC" w:rsidRDefault="00000000" w:rsidP="00E95DDA">
          <w:pPr>
            <w:pStyle w:val="TOC2"/>
            <w:jc w:val="both"/>
            <w:rPr>
              <w:rFonts w:cs="Helvetica"/>
              <w:noProof/>
              <w:sz w:val="22"/>
              <w:lang w:val="en-GB" w:eastAsia="en-GB"/>
            </w:rPr>
          </w:pPr>
          <w:hyperlink w:anchor="_Toc231563242" w:history="1">
            <w:r w:rsidR="00EA452B" w:rsidRPr="00C930BC">
              <w:rPr>
                <w:rStyle w:val="Hyperlink"/>
                <w:rFonts w:cs="Helvetica"/>
                <w:b/>
                <w:bCs/>
                <w:noProof/>
              </w:rPr>
              <w:t>2.3 Deceptive Design and Compliance Evasion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_Toc231563242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4</w:t>
            </w:r>
            <w:r w:rsidR="00EA452B" w:rsidRPr="00C930BC">
              <w:rPr>
                <w:rFonts w:cs="Helvetica"/>
                <w:noProof/>
                <w:webHidden/>
              </w:rPr>
              <w:fldChar w:fldCharType="end"/>
            </w:r>
          </w:hyperlink>
        </w:p>
        <w:p w14:paraId="15C8AE8C" w14:textId="5F317C00" w:rsidR="00EA452B" w:rsidRPr="00C930BC" w:rsidRDefault="00000000" w:rsidP="00EA452B">
          <w:pPr>
            <w:pStyle w:val="TOC3"/>
            <w:tabs>
              <w:tab w:val="right" w:pos="9628"/>
            </w:tabs>
            <w:rPr>
              <w:rFonts w:cs="Helvetica"/>
              <w:noProof/>
              <w:sz w:val="22"/>
              <w:lang w:val="en-GB" w:eastAsia="en-GB"/>
            </w:rPr>
          </w:pPr>
          <w:hyperlink w:anchor="_Toc231563243" w:history="1">
            <w:r w:rsidR="00EA452B" w:rsidRPr="00C930BC">
              <w:rPr>
                <w:rStyle w:val="Hyperlink"/>
                <w:rFonts w:cs="Helvetica"/>
                <w:b/>
                <w:bCs/>
                <w:noProof/>
              </w:rPr>
              <w:t>2.3.1 The Taxonomy of Dark Patterns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_Toc231563243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5</w:t>
            </w:r>
            <w:r w:rsidR="00EA452B" w:rsidRPr="00C930BC">
              <w:rPr>
                <w:rFonts w:cs="Helvetica"/>
                <w:noProof/>
                <w:webHidden/>
              </w:rPr>
              <w:fldChar w:fldCharType="end"/>
            </w:r>
          </w:hyperlink>
        </w:p>
        <w:p w14:paraId="4EDCDFD7" w14:textId="23236761" w:rsidR="00EA452B" w:rsidRPr="00C930BC" w:rsidRDefault="00000000" w:rsidP="00EA452B">
          <w:pPr>
            <w:pStyle w:val="TOC3"/>
            <w:tabs>
              <w:tab w:val="right" w:pos="9628"/>
            </w:tabs>
            <w:rPr>
              <w:rFonts w:cs="Helvetica"/>
              <w:noProof/>
              <w:sz w:val="22"/>
              <w:lang w:val="en-GB" w:eastAsia="en-GB"/>
            </w:rPr>
          </w:pPr>
          <w:hyperlink w:anchor="_Toc231563244" w:history="1">
            <w:r w:rsidR="00EA452B" w:rsidRPr="00C930BC">
              <w:rPr>
                <w:rStyle w:val="Hyperlink"/>
                <w:rFonts w:cs="Helvetica"/>
                <w:b/>
                <w:bCs/>
                <w:noProof/>
              </w:rPr>
              <w:t>2.3.2 The Phenomenon of "Compliance Theater"</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_Toc231563244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5</w:t>
            </w:r>
            <w:r w:rsidR="00EA452B" w:rsidRPr="00C930BC">
              <w:rPr>
                <w:rFonts w:cs="Helvetica"/>
                <w:noProof/>
                <w:webHidden/>
              </w:rPr>
              <w:fldChar w:fldCharType="end"/>
            </w:r>
          </w:hyperlink>
        </w:p>
        <w:p w14:paraId="0A8410AD" w14:textId="16D3AF38" w:rsidR="00EA452B" w:rsidRPr="00C930BC" w:rsidRDefault="00000000" w:rsidP="00E95DDA">
          <w:pPr>
            <w:pStyle w:val="TOC2"/>
            <w:jc w:val="both"/>
            <w:rPr>
              <w:rFonts w:cs="Helvetica"/>
              <w:noProof/>
              <w:sz w:val="22"/>
              <w:lang w:val="en-GB" w:eastAsia="en-GB"/>
            </w:rPr>
          </w:pPr>
          <w:hyperlink w:anchor="_Toc231563245" w:history="1">
            <w:r w:rsidR="00EA452B" w:rsidRPr="00C930BC">
              <w:rPr>
                <w:rStyle w:val="Hyperlink"/>
                <w:rFonts w:cs="Helvetica"/>
                <w:b/>
                <w:bCs/>
                <w:noProof/>
              </w:rPr>
              <w:t>2.4 The Role of Automated Auditing</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_Toc231563245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5</w:t>
            </w:r>
            <w:r w:rsidR="00EA452B" w:rsidRPr="00C930BC">
              <w:rPr>
                <w:rFonts w:cs="Helvetica"/>
                <w:noProof/>
                <w:webHidden/>
              </w:rPr>
              <w:fldChar w:fldCharType="end"/>
            </w:r>
          </w:hyperlink>
        </w:p>
        <w:p w14:paraId="078080F6" w14:textId="57DDD503" w:rsidR="00EA452B" w:rsidRPr="00C930BC" w:rsidRDefault="00000000" w:rsidP="00EA452B">
          <w:pPr>
            <w:pStyle w:val="TOC1"/>
            <w:tabs>
              <w:tab w:val="right" w:pos="9628"/>
            </w:tabs>
            <w:rPr>
              <w:rFonts w:cs="Helvetica"/>
              <w:noProof/>
              <w:sz w:val="22"/>
              <w:lang w:val="en-GB" w:eastAsia="en-GB"/>
            </w:rPr>
          </w:pPr>
          <w:hyperlink w:anchor="_Toc231563246" w:history="1">
            <w:r w:rsidR="00EA452B" w:rsidRPr="00C930BC">
              <w:rPr>
                <w:rStyle w:val="Hyperlink"/>
                <w:rFonts w:cs="Helvetica"/>
                <w:b/>
                <w:bCs/>
                <w:noProof/>
              </w:rPr>
              <w:t>3. Methodology</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_Toc231563246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6</w:t>
            </w:r>
            <w:r w:rsidR="00EA452B" w:rsidRPr="00C930BC">
              <w:rPr>
                <w:rFonts w:cs="Helvetica"/>
                <w:noProof/>
                <w:webHidden/>
              </w:rPr>
              <w:fldChar w:fldCharType="end"/>
            </w:r>
          </w:hyperlink>
        </w:p>
        <w:p w14:paraId="67E0151D" w14:textId="19A5B383" w:rsidR="00EA452B" w:rsidRPr="00C930BC" w:rsidRDefault="00000000" w:rsidP="00E95DDA">
          <w:pPr>
            <w:pStyle w:val="TOC2"/>
            <w:jc w:val="both"/>
            <w:rPr>
              <w:rFonts w:cs="Helvetica"/>
              <w:noProof/>
              <w:sz w:val="22"/>
              <w:lang w:val="en-GB" w:eastAsia="en-GB"/>
            </w:rPr>
          </w:pPr>
          <w:hyperlink w:anchor="_Toc231563247" w:history="1">
            <w:r w:rsidR="00EA452B" w:rsidRPr="00C930BC">
              <w:rPr>
                <w:rStyle w:val="Hyperlink"/>
                <w:rFonts w:cs="Helvetica"/>
                <w:b/>
                <w:bCs/>
                <w:noProof/>
                <w:lang w:eastAsia="en-GB"/>
              </w:rPr>
              <w:t>3.1 System Architecture and Design Justification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_Toc231563247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6</w:t>
            </w:r>
            <w:r w:rsidR="00EA452B" w:rsidRPr="00C930BC">
              <w:rPr>
                <w:rFonts w:cs="Helvetica"/>
                <w:noProof/>
                <w:webHidden/>
              </w:rPr>
              <w:fldChar w:fldCharType="end"/>
            </w:r>
          </w:hyperlink>
        </w:p>
        <w:p w14:paraId="1A96D8C6" w14:textId="4808C5B6" w:rsidR="00EA452B" w:rsidRPr="00C930BC" w:rsidRDefault="00000000" w:rsidP="00E95DDA">
          <w:pPr>
            <w:pStyle w:val="TOC2"/>
            <w:jc w:val="both"/>
            <w:rPr>
              <w:rFonts w:cs="Helvetica"/>
              <w:noProof/>
              <w:sz w:val="22"/>
              <w:lang w:val="en-GB" w:eastAsia="en-GB"/>
            </w:rPr>
          </w:pPr>
          <w:hyperlink w:anchor="_Toc231563248" w:history="1">
            <w:r w:rsidR="00EA452B" w:rsidRPr="00C930BC">
              <w:rPr>
                <w:rStyle w:val="Hyperlink"/>
                <w:rFonts w:cs="Helvetica"/>
                <w:b/>
                <w:bCs/>
                <w:noProof/>
                <w:lang w:eastAsia="en-GB"/>
              </w:rPr>
              <w:t>3.2 Contextual Keyword Extraction and Risk Tiering</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_Toc231563248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6</w:t>
            </w:r>
            <w:r w:rsidR="00EA452B" w:rsidRPr="00C930BC">
              <w:rPr>
                <w:rFonts w:cs="Helvetica"/>
                <w:noProof/>
                <w:webHidden/>
              </w:rPr>
              <w:fldChar w:fldCharType="end"/>
            </w:r>
          </w:hyperlink>
        </w:p>
        <w:p w14:paraId="2806D23D" w14:textId="6E1D566B" w:rsidR="00EA452B" w:rsidRPr="00C930BC" w:rsidRDefault="00000000" w:rsidP="00E95DDA">
          <w:pPr>
            <w:pStyle w:val="TOC2"/>
            <w:jc w:val="both"/>
            <w:rPr>
              <w:rFonts w:cs="Helvetica"/>
              <w:noProof/>
              <w:sz w:val="22"/>
              <w:lang w:val="en-GB" w:eastAsia="en-GB"/>
            </w:rPr>
          </w:pPr>
          <w:hyperlink w:anchor="_Toc231563249" w:history="1">
            <w:r w:rsidR="00EA452B" w:rsidRPr="00C930BC">
              <w:rPr>
                <w:rStyle w:val="Hyperlink"/>
                <w:rFonts w:cs="Helvetica"/>
                <w:b/>
                <w:bCs/>
                <w:noProof/>
              </w:rPr>
              <w:t>3.3 Dynamic Cookie Analysis Integration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_Toc231563249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6</w:t>
            </w:r>
            <w:r w:rsidR="00EA452B" w:rsidRPr="00C930BC">
              <w:rPr>
                <w:rFonts w:cs="Helvetica"/>
                <w:noProof/>
                <w:webHidden/>
              </w:rPr>
              <w:fldChar w:fldCharType="end"/>
            </w:r>
          </w:hyperlink>
        </w:p>
        <w:p w14:paraId="28BC2B61" w14:textId="09B809D4" w:rsidR="00EA452B" w:rsidRPr="00C930BC" w:rsidRDefault="00000000" w:rsidP="00E95DDA">
          <w:pPr>
            <w:pStyle w:val="TOC2"/>
            <w:jc w:val="both"/>
            <w:rPr>
              <w:rFonts w:cs="Helvetica"/>
              <w:noProof/>
              <w:sz w:val="22"/>
              <w:lang w:val="en-GB" w:eastAsia="en-GB"/>
            </w:rPr>
          </w:pPr>
          <w:hyperlink w:anchor="_Toc231563250" w:history="1">
            <w:r w:rsidR="00EA452B" w:rsidRPr="00C930BC">
              <w:rPr>
                <w:rStyle w:val="Hyperlink"/>
                <w:rFonts w:cs="Helvetica"/>
                <w:b/>
                <w:bCs/>
                <w:noProof/>
              </w:rPr>
              <w:t>3.4 Ethical Considerations and Data Minimization in Tool Development</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_Toc231563250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7</w:t>
            </w:r>
            <w:r w:rsidR="00EA452B" w:rsidRPr="00C930BC">
              <w:rPr>
                <w:rFonts w:cs="Helvetica"/>
                <w:noProof/>
                <w:webHidden/>
              </w:rPr>
              <w:fldChar w:fldCharType="end"/>
            </w:r>
          </w:hyperlink>
        </w:p>
        <w:p w14:paraId="55D8EB13" w14:textId="4AD3E11A" w:rsidR="00EA452B" w:rsidRPr="00C930BC" w:rsidRDefault="00000000" w:rsidP="00EA452B">
          <w:pPr>
            <w:pStyle w:val="TOC1"/>
            <w:tabs>
              <w:tab w:val="right" w:pos="9628"/>
            </w:tabs>
            <w:rPr>
              <w:rFonts w:cs="Helvetica"/>
              <w:noProof/>
              <w:sz w:val="22"/>
              <w:lang w:val="en-GB" w:eastAsia="en-GB"/>
            </w:rPr>
          </w:pPr>
          <w:hyperlink w:anchor="_Toc231563251" w:history="1">
            <w:r w:rsidR="00EA452B" w:rsidRPr="00C930BC">
              <w:rPr>
                <w:rStyle w:val="Hyperlink"/>
                <w:rFonts w:cs="Helvetica"/>
                <w:b/>
                <w:bCs/>
                <w:noProof/>
              </w:rPr>
              <w:t>4. Results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_Toc231563251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8</w:t>
            </w:r>
            <w:r w:rsidR="00EA452B" w:rsidRPr="00C930BC">
              <w:rPr>
                <w:rFonts w:cs="Helvetica"/>
                <w:noProof/>
                <w:webHidden/>
              </w:rPr>
              <w:fldChar w:fldCharType="end"/>
            </w:r>
          </w:hyperlink>
        </w:p>
        <w:p w14:paraId="7DBF12A3" w14:textId="7830D780" w:rsidR="00EA452B" w:rsidRPr="00C930BC" w:rsidRDefault="00000000" w:rsidP="00E95DDA">
          <w:pPr>
            <w:pStyle w:val="TOC2"/>
            <w:jc w:val="both"/>
            <w:rPr>
              <w:rFonts w:cs="Helvetica"/>
              <w:noProof/>
              <w:sz w:val="22"/>
              <w:lang w:val="en-GB" w:eastAsia="en-GB"/>
            </w:rPr>
          </w:pPr>
          <w:hyperlink w:anchor="_Toc231563252" w:history="1">
            <w:r w:rsidR="00EA452B" w:rsidRPr="00C930BC">
              <w:rPr>
                <w:rStyle w:val="Hyperlink"/>
                <w:rFonts w:cs="Helvetica"/>
                <w:b/>
                <w:bCs/>
                <w:noProof/>
              </w:rPr>
              <w:t>4.1 Benchmark Dataset Selection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_Toc231563252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8</w:t>
            </w:r>
            <w:r w:rsidR="00EA452B" w:rsidRPr="00C930BC">
              <w:rPr>
                <w:rFonts w:cs="Helvetica"/>
                <w:noProof/>
                <w:webHidden/>
              </w:rPr>
              <w:fldChar w:fldCharType="end"/>
            </w:r>
          </w:hyperlink>
        </w:p>
        <w:p w14:paraId="263AF625" w14:textId="11282281" w:rsidR="00EA452B" w:rsidRPr="00C930BC" w:rsidRDefault="00000000" w:rsidP="00E95DDA">
          <w:pPr>
            <w:pStyle w:val="TOC2"/>
            <w:jc w:val="both"/>
            <w:rPr>
              <w:rFonts w:cs="Helvetica"/>
              <w:noProof/>
              <w:sz w:val="22"/>
              <w:lang w:val="en-GB" w:eastAsia="en-GB"/>
            </w:rPr>
          </w:pPr>
          <w:hyperlink w:anchor="_Toc231563253" w:history="1">
            <w:r w:rsidR="00EA452B" w:rsidRPr="00C930BC">
              <w:rPr>
                <w:rStyle w:val="Hyperlink"/>
                <w:rFonts w:cs="Helvetica"/>
                <w:b/>
                <w:bCs/>
                <w:noProof/>
              </w:rPr>
              <w:t>4.2 Textual Analysis Metrics and Risk Tiering</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_Toc231563253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9</w:t>
            </w:r>
            <w:r w:rsidR="00EA452B" w:rsidRPr="00C930BC">
              <w:rPr>
                <w:rFonts w:cs="Helvetica"/>
                <w:noProof/>
                <w:webHidden/>
              </w:rPr>
              <w:fldChar w:fldCharType="end"/>
            </w:r>
          </w:hyperlink>
        </w:p>
        <w:p w14:paraId="3F01B7E4" w14:textId="30F93937" w:rsidR="00EA452B" w:rsidRPr="00C930BC" w:rsidRDefault="00000000" w:rsidP="00EA452B">
          <w:pPr>
            <w:pStyle w:val="TOC3"/>
            <w:tabs>
              <w:tab w:val="right" w:pos="9628"/>
            </w:tabs>
            <w:rPr>
              <w:rFonts w:cs="Helvetica"/>
              <w:noProof/>
              <w:sz w:val="22"/>
              <w:lang w:val="en-GB" w:eastAsia="en-GB"/>
            </w:rPr>
          </w:pPr>
          <w:hyperlink w:anchor="_Toc231563254" w:history="1">
            <w:r w:rsidR="00EA452B" w:rsidRPr="00C930BC">
              <w:rPr>
                <w:rStyle w:val="Hyperlink"/>
                <w:rFonts w:cs="Helvetica"/>
                <w:b/>
                <w:bCs/>
                <w:noProof/>
              </w:rPr>
              <w:t>4.2.1 Aggregate Keyword Frequency and Categorical Distribution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_Toc231563254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10</w:t>
            </w:r>
            <w:r w:rsidR="00EA452B" w:rsidRPr="00C930BC">
              <w:rPr>
                <w:rFonts w:cs="Helvetica"/>
                <w:noProof/>
                <w:webHidden/>
              </w:rPr>
              <w:fldChar w:fldCharType="end"/>
            </w:r>
          </w:hyperlink>
        </w:p>
        <w:p w14:paraId="3FF8867C" w14:textId="0B281B4E" w:rsidR="00EA452B" w:rsidRPr="00C930BC" w:rsidRDefault="00000000" w:rsidP="00EA452B">
          <w:pPr>
            <w:pStyle w:val="TOC3"/>
            <w:tabs>
              <w:tab w:val="right" w:pos="9628"/>
            </w:tabs>
            <w:rPr>
              <w:rFonts w:cs="Helvetica"/>
              <w:noProof/>
              <w:sz w:val="22"/>
              <w:lang w:val="en-GB" w:eastAsia="en-GB"/>
            </w:rPr>
          </w:pPr>
          <w:hyperlink w:anchor="_Toc231563255" w:history="1">
            <w:r w:rsidR="00EA452B" w:rsidRPr="00C930BC">
              <w:rPr>
                <w:rStyle w:val="Hyperlink"/>
                <w:rFonts w:cs="Helvetica"/>
                <w:b/>
                <w:bCs/>
                <w:noProof/>
              </w:rPr>
              <w:t>4.2.2 Extraction Limitations and Architectural Edge Cases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_Toc231563255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11</w:t>
            </w:r>
            <w:r w:rsidR="00EA452B" w:rsidRPr="00C930BC">
              <w:rPr>
                <w:rFonts w:cs="Helvetica"/>
                <w:noProof/>
                <w:webHidden/>
              </w:rPr>
              <w:fldChar w:fldCharType="end"/>
            </w:r>
          </w:hyperlink>
        </w:p>
        <w:p w14:paraId="3C4C2906" w14:textId="137F9A40" w:rsidR="00EA452B" w:rsidRPr="00C930BC" w:rsidRDefault="00000000" w:rsidP="00E95DDA">
          <w:pPr>
            <w:pStyle w:val="TOC2"/>
            <w:jc w:val="both"/>
            <w:rPr>
              <w:rFonts w:cs="Helvetica"/>
              <w:noProof/>
              <w:sz w:val="22"/>
              <w:lang w:val="en-GB" w:eastAsia="en-GB"/>
            </w:rPr>
          </w:pPr>
          <w:hyperlink w:anchor="_Toc231563256" w:history="1">
            <w:r w:rsidR="00EA452B" w:rsidRPr="00C930BC">
              <w:rPr>
                <w:rStyle w:val="Hyperlink"/>
                <w:rFonts w:cs="Helvetica"/>
                <w:b/>
                <w:bCs/>
                <w:noProof/>
              </w:rPr>
              <w:t>4.3 Browser Cookie Detection &amp; Baseline Auditing</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_Toc231563256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11</w:t>
            </w:r>
            <w:r w:rsidR="00EA452B" w:rsidRPr="00C930BC">
              <w:rPr>
                <w:rFonts w:cs="Helvetica"/>
                <w:noProof/>
                <w:webHidden/>
              </w:rPr>
              <w:fldChar w:fldCharType="end"/>
            </w:r>
          </w:hyperlink>
        </w:p>
        <w:p w14:paraId="50CEAD2F" w14:textId="29DAABDC" w:rsidR="00EA452B" w:rsidRPr="00C930BC" w:rsidRDefault="00000000" w:rsidP="00E95DDA">
          <w:pPr>
            <w:pStyle w:val="TOC2"/>
            <w:jc w:val="both"/>
            <w:rPr>
              <w:rFonts w:cs="Helvetica"/>
              <w:noProof/>
              <w:sz w:val="22"/>
              <w:lang w:val="en-GB" w:eastAsia="en-GB"/>
            </w:rPr>
          </w:pPr>
          <w:hyperlink w:anchor="_Toc231563257" w:history="1">
            <w:r w:rsidR="00EA452B" w:rsidRPr="00C930BC">
              <w:rPr>
                <w:rStyle w:val="Hyperlink"/>
                <w:rFonts w:cs="Helvetica"/>
                <w:b/>
                <w:bCs/>
                <w:noProof/>
              </w:rPr>
              <w:t>4.4. Visual Diagnostics: The Application Interface</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_Toc231563257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12</w:t>
            </w:r>
            <w:r w:rsidR="00EA452B" w:rsidRPr="00C930BC">
              <w:rPr>
                <w:rFonts w:cs="Helvetica"/>
                <w:noProof/>
                <w:webHidden/>
              </w:rPr>
              <w:fldChar w:fldCharType="end"/>
            </w:r>
          </w:hyperlink>
        </w:p>
        <w:p w14:paraId="23D6D465" w14:textId="24BF5453" w:rsidR="00EA452B" w:rsidRPr="00C930BC" w:rsidRDefault="00000000" w:rsidP="00E95DDA">
          <w:pPr>
            <w:pStyle w:val="TOC2"/>
            <w:jc w:val="both"/>
            <w:rPr>
              <w:rFonts w:cs="Helvetica"/>
              <w:noProof/>
              <w:sz w:val="22"/>
              <w:lang w:val="en-GB" w:eastAsia="en-GB"/>
            </w:rPr>
          </w:pPr>
          <w:hyperlink w:anchor="_Toc231563258" w:history="1">
            <w:r w:rsidR="00EA452B" w:rsidRPr="00C930BC">
              <w:rPr>
                <w:rStyle w:val="Hyperlink"/>
                <w:rFonts w:cs="Helvetica"/>
                <w:b/>
                <w:bCs/>
                <w:noProof/>
              </w:rPr>
              <w:t>4.5 Live DOM Auditing: Capturing Evasion Tactics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_Toc231563258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13</w:t>
            </w:r>
            <w:r w:rsidR="00EA452B" w:rsidRPr="00C930BC">
              <w:rPr>
                <w:rFonts w:cs="Helvetica"/>
                <w:noProof/>
                <w:webHidden/>
              </w:rPr>
              <w:fldChar w:fldCharType="end"/>
            </w:r>
          </w:hyperlink>
        </w:p>
        <w:p w14:paraId="039EE4E3" w14:textId="75BE3CC5" w:rsidR="00EA452B" w:rsidRPr="00C930BC" w:rsidRDefault="00000000" w:rsidP="00E95DDA">
          <w:pPr>
            <w:pStyle w:val="TOC2"/>
            <w:jc w:val="both"/>
            <w:rPr>
              <w:rFonts w:cs="Helvetica"/>
              <w:noProof/>
              <w:sz w:val="22"/>
              <w:lang w:val="en-GB" w:eastAsia="en-GB"/>
            </w:rPr>
          </w:pPr>
          <w:hyperlink w:anchor="_Toc231563259" w:history="1">
            <w:r w:rsidR="00EA452B" w:rsidRPr="00C930BC">
              <w:rPr>
                <w:rStyle w:val="Hyperlink"/>
                <w:rFonts w:cs="Helvetica"/>
                <w:b/>
                <w:bCs/>
                <w:noProof/>
              </w:rPr>
              <w:t>4.6 Dark Pattern Typology in Consent Banners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_Toc231563259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13</w:t>
            </w:r>
            <w:r w:rsidR="00EA452B" w:rsidRPr="00C930BC">
              <w:rPr>
                <w:rFonts w:cs="Helvetica"/>
                <w:noProof/>
                <w:webHidden/>
              </w:rPr>
              <w:fldChar w:fldCharType="end"/>
            </w:r>
          </w:hyperlink>
        </w:p>
        <w:p w14:paraId="01BF82CE" w14:textId="70183A5A" w:rsidR="00EA452B" w:rsidRPr="00C930BC" w:rsidRDefault="00000000" w:rsidP="00EA452B">
          <w:pPr>
            <w:pStyle w:val="TOC1"/>
            <w:tabs>
              <w:tab w:val="right" w:pos="9628"/>
            </w:tabs>
            <w:rPr>
              <w:rFonts w:cs="Helvetica"/>
              <w:noProof/>
              <w:sz w:val="22"/>
              <w:lang w:val="en-GB" w:eastAsia="en-GB"/>
            </w:rPr>
          </w:pPr>
          <w:hyperlink w:anchor="_Toc231563260" w:history="1">
            <w:r w:rsidR="00EA452B" w:rsidRPr="00C930BC">
              <w:rPr>
                <w:rStyle w:val="Hyperlink"/>
                <w:rFonts w:cs="Helvetica"/>
                <w:b/>
                <w:bCs/>
                <w:noProof/>
              </w:rPr>
              <w:t>5. Discussion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_Toc231563260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15</w:t>
            </w:r>
            <w:r w:rsidR="00EA452B" w:rsidRPr="00C930BC">
              <w:rPr>
                <w:rFonts w:cs="Helvetica"/>
                <w:noProof/>
                <w:webHidden/>
              </w:rPr>
              <w:fldChar w:fldCharType="end"/>
            </w:r>
          </w:hyperlink>
        </w:p>
        <w:p w14:paraId="2B09BE01" w14:textId="0A5C29EE" w:rsidR="00EA452B" w:rsidRPr="00C930BC" w:rsidRDefault="00000000" w:rsidP="00E95DDA">
          <w:pPr>
            <w:pStyle w:val="TOC2"/>
            <w:jc w:val="both"/>
            <w:rPr>
              <w:rFonts w:cs="Helvetica"/>
              <w:noProof/>
              <w:sz w:val="22"/>
              <w:lang w:val="en-GB" w:eastAsia="en-GB"/>
            </w:rPr>
          </w:pPr>
          <w:hyperlink w:anchor="_Toc231563261" w:history="1">
            <w:r w:rsidR="00EA452B" w:rsidRPr="00C930BC">
              <w:rPr>
                <w:rStyle w:val="Hyperlink"/>
                <w:rFonts w:cs="Helvetica"/>
                <w:b/>
                <w:bCs/>
                <w:noProof/>
              </w:rPr>
              <w:t>5.1 Synthesis of Empirical Findings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_Toc231563261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15</w:t>
            </w:r>
            <w:r w:rsidR="00EA452B" w:rsidRPr="00C930BC">
              <w:rPr>
                <w:rFonts w:cs="Helvetica"/>
                <w:noProof/>
                <w:webHidden/>
              </w:rPr>
              <w:fldChar w:fldCharType="end"/>
            </w:r>
          </w:hyperlink>
        </w:p>
        <w:p w14:paraId="2FCAE370" w14:textId="6B715708" w:rsidR="00EA452B" w:rsidRPr="00C930BC" w:rsidRDefault="00000000" w:rsidP="00E95DDA">
          <w:pPr>
            <w:pStyle w:val="TOC2"/>
            <w:jc w:val="both"/>
            <w:rPr>
              <w:rFonts w:cs="Helvetica"/>
              <w:noProof/>
              <w:sz w:val="22"/>
              <w:lang w:val="en-GB" w:eastAsia="en-GB"/>
            </w:rPr>
          </w:pPr>
          <w:hyperlink w:anchor="_Toc231563262" w:history="1">
            <w:r w:rsidR="00EA452B" w:rsidRPr="00C930BC">
              <w:rPr>
                <w:rStyle w:val="Hyperlink"/>
                <w:rFonts w:cs="Helvetica"/>
                <w:b/>
                <w:bCs/>
                <w:noProof/>
              </w:rPr>
              <w:t>5.2 Architectural Evasion: The Illusion of Consent</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_Toc231563262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15</w:t>
            </w:r>
            <w:r w:rsidR="00EA452B" w:rsidRPr="00C930BC">
              <w:rPr>
                <w:rFonts w:cs="Helvetica"/>
                <w:noProof/>
                <w:webHidden/>
              </w:rPr>
              <w:fldChar w:fldCharType="end"/>
            </w:r>
          </w:hyperlink>
        </w:p>
        <w:p w14:paraId="15841D93" w14:textId="7B8E2ABA" w:rsidR="00EA452B" w:rsidRPr="00C930BC" w:rsidRDefault="00000000" w:rsidP="00E95DDA">
          <w:pPr>
            <w:pStyle w:val="TOC2"/>
            <w:jc w:val="both"/>
            <w:rPr>
              <w:rFonts w:cs="Helvetica"/>
              <w:noProof/>
              <w:sz w:val="22"/>
              <w:lang w:val="en-GB" w:eastAsia="en-GB"/>
            </w:rPr>
          </w:pPr>
          <w:hyperlink w:anchor="_Toc231563263" w:history="1">
            <w:r w:rsidR="00EA452B" w:rsidRPr="00C930BC">
              <w:rPr>
                <w:rStyle w:val="Hyperlink"/>
                <w:rFonts w:cs="Helvetica"/>
                <w:b/>
                <w:bCs/>
                <w:noProof/>
              </w:rPr>
              <w:t>5.2.1 Fabricated Consent States and Dark Patterns (Temu)</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_Toc231563263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15</w:t>
            </w:r>
            <w:r w:rsidR="00EA452B" w:rsidRPr="00C930BC">
              <w:rPr>
                <w:rFonts w:cs="Helvetica"/>
                <w:noProof/>
                <w:webHidden/>
              </w:rPr>
              <w:fldChar w:fldCharType="end"/>
            </w:r>
          </w:hyperlink>
        </w:p>
        <w:p w14:paraId="086F5ABC" w14:textId="5887B19F" w:rsidR="00EA452B" w:rsidRPr="00C930BC" w:rsidRDefault="00000000" w:rsidP="00EA452B">
          <w:pPr>
            <w:pStyle w:val="TOC3"/>
            <w:tabs>
              <w:tab w:val="right" w:pos="9628"/>
            </w:tabs>
            <w:rPr>
              <w:rFonts w:cs="Helvetica"/>
              <w:noProof/>
              <w:sz w:val="22"/>
              <w:lang w:val="en-GB" w:eastAsia="en-GB"/>
            </w:rPr>
          </w:pPr>
          <w:hyperlink w:anchor="_Toc231563264" w:history="1">
            <w:r w:rsidR="00EA452B" w:rsidRPr="00C930BC">
              <w:rPr>
                <w:rStyle w:val="Hyperlink"/>
                <w:rFonts w:cs="Helvetica"/>
                <w:b/>
                <w:bCs/>
                <w:noProof/>
              </w:rPr>
              <w:t>5.2.2 Evasive Local Storage Architectures (TikTok)</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_Toc231563264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15</w:t>
            </w:r>
            <w:r w:rsidR="00EA452B" w:rsidRPr="00C930BC">
              <w:rPr>
                <w:rFonts w:cs="Helvetica"/>
                <w:noProof/>
                <w:webHidden/>
              </w:rPr>
              <w:fldChar w:fldCharType="end"/>
            </w:r>
          </w:hyperlink>
        </w:p>
        <w:p w14:paraId="32F898F8" w14:textId="2C18EC8E" w:rsidR="00EA452B" w:rsidRPr="00C930BC" w:rsidRDefault="00000000" w:rsidP="00EA452B">
          <w:pPr>
            <w:pStyle w:val="TOC3"/>
            <w:tabs>
              <w:tab w:val="right" w:pos="9628"/>
            </w:tabs>
            <w:rPr>
              <w:rFonts w:cs="Helvetica"/>
              <w:noProof/>
              <w:sz w:val="22"/>
              <w:lang w:val="en-GB" w:eastAsia="en-GB"/>
            </w:rPr>
          </w:pPr>
          <w:hyperlink w:anchor="_Toc231563265" w:history="1">
            <w:r w:rsidR="00EA452B" w:rsidRPr="00C930BC">
              <w:rPr>
                <w:rStyle w:val="Hyperlink"/>
                <w:rFonts w:cs="Helvetica"/>
                <w:b/>
                <w:bCs/>
                <w:noProof/>
              </w:rPr>
              <w:t>5.2.3 Unverifiable Architectures and Ignored Opt-Outs (Meta and OpenAI)</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_Toc231563265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16</w:t>
            </w:r>
            <w:r w:rsidR="00EA452B" w:rsidRPr="00C930BC">
              <w:rPr>
                <w:rFonts w:cs="Helvetica"/>
                <w:noProof/>
                <w:webHidden/>
              </w:rPr>
              <w:fldChar w:fldCharType="end"/>
            </w:r>
          </w:hyperlink>
        </w:p>
        <w:p w14:paraId="06111E31" w14:textId="1CB5C422" w:rsidR="00EA452B" w:rsidRPr="00C930BC" w:rsidRDefault="00000000" w:rsidP="00E95DDA">
          <w:pPr>
            <w:pStyle w:val="TOC2"/>
            <w:jc w:val="both"/>
            <w:rPr>
              <w:rFonts w:cs="Helvetica"/>
              <w:noProof/>
              <w:sz w:val="22"/>
              <w:lang w:val="en-GB" w:eastAsia="en-GB"/>
            </w:rPr>
          </w:pPr>
          <w:hyperlink w:anchor="_Toc231563266" w:history="1">
            <w:r w:rsidR="00EA452B" w:rsidRPr="00C930BC">
              <w:rPr>
                <w:rStyle w:val="Hyperlink"/>
                <w:rFonts w:cs="Helvetica"/>
                <w:b/>
                <w:bCs/>
                <w:noProof/>
              </w:rPr>
              <w:t>5.3 The Economic Drivers of Compliance Theatre: Real-Time Bidding (RTB)</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_Toc231563266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16</w:t>
            </w:r>
            <w:r w:rsidR="00EA452B" w:rsidRPr="00C930BC">
              <w:rPr>
                <w:rFonts w:cs="Helvetica"/>
                <w:noProof/>
                <w:webHidden/>
              </w:rPr>
              <w:fldChar w:fldCharType="end"/>
            </w:r>
          </w:hyperlink>
        </w:p>
        <w:p w14:paraId="59BFE4D6" w14:textId="0D8F156C" w:rsidR="00EA452B" w:rsidRPr="00C930BC" w:rsidRDefault="00000000" w:rsidP="00E95DDA">
          <w:pPr>
            <w:pStyle w:val="TOC2"/>
            <w:jc w:val="both"/>
            <w:rPr>
              <w:rFonts w:cs="Helvetica"/>
              <w:noProof/>
              <w:sz w:val="22"/>
              <w:lang w:val="en-GB" w:eastAsia="en-GB"/>
            </w:rPr>
          </w:pPr>
          <w:hyperlink w:anchor="_Toc231563267" w:history="1">
            <w:r w:rsidR="00EA452B" w:rsidRPr="00C930BC">
              <w:rPr>
                <w:rStyle w:val="Hyperlink"/>
                <w:rFonts w:cs="Helvetica"/>
                <w:b/>
                <w:bCs/>
                <w:noProof/>
              </w:rPr>
              <w:t>5.4 Implications for Regulatory Frameworks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_Toc231563267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16</w:t>
            </w:r>
            <w:r w:rsidR="00EA452B" w:rsidRPr="00C930BC">
              <w:rPr>
                <w:rFonts w:cs="Helvetica"/>
                <w:noProof/>
                <w:webHidden/>
              </w:rPr>
              <w:fldChar w:fldCharType="end"/>
            </w:r>
          </w:hyperlink>
        </w:p>
        <w:p w14:paraId="31BAD7EF" w14:textId="3397316F" w:rsidR="00EA452B" w:rsidRPr="00C930BC" w:rsidRDefault="00000000" w:rsidP="00E95DDA">
          <w:pPr>
            <w:pStyle w:val="TOC2"/>
            <w:jc w:val="both"/>
            <w:rPr>
              <w:rFonts w:cs="Helvetica"/>
              <w:noProof/>
              <w:sz w:val="22"/>
              <w:lang w:val="en-GB" w:eastAsia="en-GB"/>
            </w:rPr>
          </w:pPr>
          <w:hyperlink w:anchor="_Toc231563268" w:history="1">
            <w:r w:rsidR="00EA452B" w:rsidRPr="00C930BC">
              <w:rPr>
                <w:rStyle w:val="Hyperlink"/>
                <w:rFonts w:cs="Helvetica"/>
                <w:b/>
                <w:bCs/>
                <w:noProof/>
              </w:rPr>
              <w:t>5.5 The Necessity of Automated Client-Side Auditing</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_Toc231563268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17</w:t>
            </w:r>
            <w:r w:rsidR="00EA452B" w:rsidRPr="00C930BC">
              <w:rPr>
                <w:rFonts w:cs="Helvetica"/>
                <w:noProof/>
                <w:webHidden/>
              </w:rPr>
              <w:fldChar w:fldCharType="end"/>
            </w:r>
          </w:hyperlink>
        </w:p>
        <w:p w14:paraId="67FABEC5" w14:textId="02CC1C30" w:rsidR="00EA452B" w:rsidRPr="00C930BC" w:rsidRDefault="00000000" w:rsidP="00EA452B">
          <w:pPr>
            <w:pStyle w:val="TOC1"/>
            <w:tabs>
              <w:tab w:val="right" w:pos="9628"/>
            </w:tabs>
            <w:rPr>
              <w:rFonts w:cs="Helvetica"/>
              <w:noProof/>
              <w:sz w:val="22"/>
              <w:lang w:val="en-GB" w:eastAsia="en-GB"/>
            </w:rPr>
          </w:pPr>
          <w:hyperlink w:anchor="_Toc231563269" w:history="1">
            <w:r w:rsidR="00EA452B" w:rsidRPr="00C930BC">
              <w:rPr>
                <w:rStyle w:val="Hyperlink"/>
                <w:rFonts w:cs="Helvetica"/>
                <w:b/>
                <w:bCs/>
                <w:noProof/>
              </w:rPr>
              <w:t>6. Conclusions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_Toc231563269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18</w:t>
            </w:r>
            <w:r w:rsidR="00EA452B" w:rsidRPr="00C930BC">
              <w:rPr>
                <w:rFonts w:cs="Helvetica"/>
                <w:noProof/>
                <w:webHidden/>
              </w:rPr>
              <w:fldChar w:fldCharType="end"/>
            </w:r>
          </w:hyperlink>
        </w:p>
        <w:p w14:paraId="19756855" w14:textId="2B01E043" w:rsidR="00EA452B" w:rsidRPr="00C930BC" w:rsidRDefault="00000000" w:rsidP="00E95DDA">
          <w:pPr>
            <w:pStyle w:val="TOC2"/>
            <w:jc w:val="both"/>
            <w:rPr>
              <w:rFonts w:cs="Helvetica"/>
              <w:noProof/>
              <w:sz w:val="22"/>
              <w:lang w:val="en-GB" w:eastAsia="en-GB"/>
            </w:rPr>
          </w:pPr>
          <w:hyperlink w:anchor="_Toc231563270" w:history="1">
            <w:r w:rsidR="00EA452B" w:rsidRPr="00C930BC">
              <w:rPr>
                <w:rStyle w:val="Hyperlink"/>
                <w:rFonts w:cs="Helvetica"/>
                <w:b/>
                <w:bCs/>
                <w:noProof/>
              </w:rPr>
              <w:t>6.1 Summary of Research and Findings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_Toc231563270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18</w:t>
            </w:r>
            <w:r w:rsidR="00EA452B" w:rsidRPr="00C930BC">
              <w:rPr>
                <w:rFonts w:cs="Helvetica"/>
                <w:noProof/>
                <w:webHidden/>
              </w:rPr>
              <w:fldChar w:fldCharType="end"/>
            </w:r>
          </w:hyperlink>
        </w:p>
        <w:p w14:paraId="48303369" w14:textId="1E51F32E" w:rsidR="00EA452B" w:rsidRPr="00C930BC" w:rsidRDefault="00000000" w:rsidP="00E95DDA">
          <w:pPr>
            <w:pStyle w:val="TOC2"/>
            <w:jc w:val="both"/>
            <w:rPr>
              <w:rFonts w:cs="Helvetica"/>
              <w:noProof/>
              <w:sz w:val="22"/>
              <w:lang w:val="en-GB" w:eastAsia="en-GB"/>
            </w:rPr>
          </w:pPr>
          <w:hyperlink w:anchor="_Toc231563271" w:history="1">
            <w:r w:rsidR="00EA452B" w:rsidRPr="00C930BC">
              <w:rPr>
                <w:rStyle w:val="Hyperlink"/>
                <w:rFonts w:cs="Helvetica"/>
                <w:b/>
                <w:bCs/>
                <w:noProof/>
              </w:rPr>
              <w:t>6.2 Technical Limitations of the Developed Application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_Toc231563271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18</w:t>
            </w:r>
            <w:r w:rsidR="00EA452B" w:rsidRPr="00C930BC">
              <w:rPr>
                <w:rFonts w:cs="Helvetica"/>
                <w:noProof/>
                <w:webHidden/>
              </w:rPr>
              <w:fldChar w:fldCharType="end"/>
            </w:r>
          </w:hyperlink>
        </w:p>
        <w:p w14:paraId="7C311543" w14:textId="773049B6" w:rsidR="00EA452B" w:rsidRPr="00C930BC" w:rsidRDefault="00000000" w:rsidP="00E95DDA">
          <w:pPr>
            <w:pStyle w:val="TOC2"/>
            <w:jc w:val="both"/>
            <w:rPr>
              <w:rFonts w:cs="Helvetica"/>
              <w:noProof/>
              <w:sz w:val="22"/>
              <w:lang w:val="en-GB" w:eastAsia="en-GB"/>
            </w:rPr>
          </w:pPr>
          <w:hyperlink w:anchor="_Toc231563272" w:history="1">
            <w:r w:rsidR="00EA452B" w:rsidRPr="00C930BC">
              <w:rPr>
                <w:rStyle w:val="Hyperlink"/>
                <w:rFonts w:cs="Helvetica"/>
                <w:b/>
                <w:bCs/>
                <w:noProof/>
              </w:rPr>
              <w:t>6.3 Future Work and Research Directions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_Toc231563272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19</w:t>
            </w:r>
            <w:r w:rsidR="00EA452B" w:rsidRPr="00C930BC">
              <w:rPr>
                <w:rFonts w:cs="Helvetica"/>
                <w:noProof/>
                <w:webHidden/>
              </w:rPr>
              <w:fldChar w:fldCharType="end"/>
            </w:r>
          </w:hyperlink>
        </w:p>
        <w:p w14:paraId="0209AE8B" w14:textId="22D9128A" w:rsidR="00EA452B" w:rsidRPr="00C930BC" w:rsidRDefault="00000000" w:rsidP="00E95DDA">
          <w:pPr>
            <w:pStyle w:val="TOC2"/>
            <w:jc w:val="both"/>
            <w:rPr>
              <w:rFonts w:cs="Helvetica"/>
              <w:noProof/>
              <w:sz w:val="22"/>
              <w:lang w:val="en-GB" w:eastAsia="en-GB"/>
            </w:rPr>
          </w:pPr>
          <w:hyperlink w:anchor="_Toc231563273" w:history="1">
            <w:r w:rsidR="00EA452B" w:rsidRPr="00C930BC">
              <w:rPr>
                <w:rStyle w:val="Hyperlink"/>
                <w:rFonts w:cs="Helvetica"/>
                <w:b/>
                <w:bCs/>
                <w:noProof/>
              </w:rPr>
              <w:t>6.4 Final Concluding Remarks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_Toc231563273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19</w:t>
            </w:r>
            <w:r w:rsidR="00EA452B" w:rsidRPr="00C930BC">
              <w:rPr>
                <w:rFonts w:cs="Helvetica"/>
                <w:noProof/>
                <w:webHidden/>
              </w:rPr>
              <w:fldChar w:fldCharType="end"/>
            </w:r>
          </w:hyperlink>
        </w:p>
        <w:p w14:paraId="4879C012" w14:textId="78AE2278" w:rsidR="00EA452B" w:rsidRPr="00C930BC" w:rsidRDefault="00000000" w:rsidP="00EA452B">
          <w:pPr>
            <w:pStyle w:val="TOC1"/>
            <w:tabs>
              <w:tab w:val="right" w:pos="9628"/>
            </w:tabs>
            <w:rPr>
              <w:rFonts w:cs="Helvetica"/>
              <w:noProof/>
              <w:sz w:val="22"/>
              <w:lang w:val="en-GB" w:eastAsia="en-GB"/>
            </w:rPr>
          </w:pPr>
          <w:hyperlink w:anchor="_Toc231563274" w:history="1">
            <w:r w:rsidR="00EA452B" w:rsidRPr="00C930BC">
              <w:rPr>
                <w:rStyle w:val="Hyperlink"/>
                <w:rFonts w:cs="Helvetica"/>
                <w:b/>
                <w:bCs/>
                <w:noProof/>
              </w:rPr>
              <w:t>References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_Toc231563274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20</w:t>
            </w:r>
            <w:r w:rsidR="00EA452B" w:rsidRPr="00C930BC">
              <w:rPr>
                <w:rFonts w:cs="Helvetica"/>
                <w:noProof/>
                <w:webHidden/>
              </w:rPr>
              <w:fldChar w:fldCharType="end"/>
            </w:r>
          </w:hyperlink>
        </w:p>
        <w:p w14:paraId="01CA4784" w14:textId="3A6A9CE9" w:rsidR="00EA452B" w:rsidRPr="00C930BC" w:rsidRDefault="00000000" w:rsidP="00EA452B">
          <w:pPr>
            <w:pStyle w:val="TOC1"/>
            <w:tabs>
              <w:tab w:val="right" w:pos="9628"/>
            </w:tabs>
            <w:rPr>
              <w:rFonts w:cs="Helvetica"/>
              <w:noProof/>
              <w:sz w:val="22"/>
              <w:lang w:val="en-GB" w:eastAsia="en-GB"/>
            </w:rPr>
          </w:pPr>
          <w:hyperlink w:anchor="_Toc231563275" w:history="1">
            <w:r w:rsidR="00EA452B" w:rsidRPr="00C930BC">
              <w:rPr>
                <w:rStyle w:val="Hyperlink"/>
                <w:rFonts w:cs="Helvetica"/>
                <w:b/>
                <w:bCs/>
                <w:noProof/>
              </w:rPr>
              <w:t>Appendices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_Toc231563275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22</w:t>
            </w:r>
            <w:r w:rsidR="00EA452B" w:rsidRPr="00C930BC">
              <w:rPr>
                <w:rFonts w:cs="Helvetica"/>
                <w:noProof/>
                <w:webHidden/>
              </w:rPr>
              <w:fldChar w:fldCharType="end"/>
            </w:r>
          </w:hyperlink>
        </w:p>
        <w:p w14:paraId="798E213D" w14:textId="5E4B20C8" w:rsidR="00EA452B" w:rsidRPr="00C930BC" w:rsidRDefault="00EA452B" w:rsidP="00EA452B">
          <w:pPr>
            <w:rPr>
              <w:rFonts w:cs="Helvetica"/>
            </w:rPr>
          </w:pPr>
          <w:r w:rsidRPr="00C930BC">
            <w:rPr>
              <w:rFonts w:cs="Helvetica"/>
              <w:b/>
              <w:bCs/>
            </w:rPr>
            <w:fldChar w:fldCharType="end"/>
          </w:r>
        </w:p>
      </w:sdtContent>
    </w:sdt>
    <w:p w14:paraId="1635290B" w14:textId="3EBD496F" w:rsidR="0068223D" w:rsidRPr="00C930BC" w:rsidRDefault="00ED2678" w:rsidP="00EA452B">
      <w:pPr>
        <w:spacing w:before="20" w:after="20" w:line="240" w:lineRule="auto"/>
        <w:contextualSpacing/>
        <w:jc w:val="center"/>
        <w:rPr>
          <w:rFonts w:cs="Helvetica"/>
        </w:rPr>
      </w:pPr>
      <w:r w:rsidRPr="00C930BC">
        <w:rPr>
          <w:rFonts w:cs="Helvetica"/>
        </w:rPr>
        <w:br w:type="page"/>
      </w:r>
      <w:r w:rsidRPr="00C930BC">
        <w:rPr>
          <w:rFonts w:cs="Helvetica"/>
          <w:b/>
          <w:bCs/>
          <w:sz w:val="28"/>
          <w:szCs w:val="28"/>
        </w:rPr>
        <w:lastRenderedPageBreak/>
        <w:t xml:space="preserve">List of </w:t>
      </w:r>
      <w:r w:rsidR="00336F58" w:rsidRPr="00C930BC">
        <w:rPr>
          <w:rFonts w:cs="Helvetica"/>
          <w:b/>
          <w:bCs/>
          <w:sz w:val="28"/>
          <w:szCs w:val="28"/>
        </w:rPr>
        <w:t>F</w:t>
      </w:r>
      <w:r w:rsidRPr="00C930BC">
        <w:rPr>
          <w:rFonts w:cs="Helvetica"/>
          <w:b/>
          <w:bCs/>
          <w:sz w:val="28"/>
          <w:szCs w:val="28"/>
        </w:rPr>
        <w:t xml:space="preserve">igures </w:t>
      </w:r>
      <w:r w:rsidR="0078605B" w:rsidRPr="00C930BC">
        <w:rPr>
          <w:rFonts w:cs="Helvetica"/>
          <w:b/>
          <w:bCs/>
          <w:sz w:val="28"/>
          <w:szCs w:val="28"/>
        </w:rPr>
        <w:t xml:space="preserve">and </w:t>
      </w:r>
      <w:r w:rsidR="00336F58" w:rsidRPr="00C930BC">
        <w:rPr>
          <w:rFonts w:cs="Helvetica"/>
          <w:b/>
          <w:bCs/>
          <w:sz w:val="28"/>
          <w:szCs w:val="28"/>
        </w:rPr>
        <w:t>T</w:t>
      </w:r>
      <w:r w:rsidR="0078605B" w:rsidRPr="00C930BC">
        <w:rPr>
          <w:rFonts w:cs="Helvetica"/>
          <w:b/>
          <w:bCs/>
          <w:sz w:val="28"/>
          <w:szCs w:val="28"/>
        </w:rPr>
        <w:t>ables</w:t>
      </w:r>
    </w:p>
    <w:p w14:paraId="2EB27B43" w14:textId="77777777" w:rsidR="006A763E" w:rsidRPr="00C930BC" w:rsidRDefault="006A763E" w:rsidP="0000636F">
      <w:pPr>
        <w:spacing w:beforeLines="20" w:before="48" w:afterLines="20" w:after="48" w:line="240" w:lineRule="auto"/>
        <w:rPr>
          <w:rFonts w:cs="Helvetica"/>
          <w:color w:val="000000" w:themeColor="text1"/>
        </w:rPr>
      </w:pPr>
    </w:p>
    <w:p w14:paraId="541A1B3C" w14:textId="6CE0AEA7" w:rsidR="00EA452B" w:rsidRPr="00C930BC" w:rsidRDefault="00EA452B">
      <w:pPr>
        <w:pStyle w:val="TableofFigures"/>
        <w:tabs>
          <w:tab w:val="right" w:pos="9628"/>
        </w:tabs>
        <w:rPr>
          <w:rFonts w:eastAsiaTheme="minorEastAsia" w:cs="Helvetica"/>
          <w:noProof/>
          <w:sz w:val="22"/>
          <w:lang w:val="en-GB" w:eastAsia="en-GB"/>
        </w:rPr>
      </w:pPr>
      <w:r w:rsidRPr="00C930BC">
        <w:rPr>
          <w:rFonts w:cs="Helvetica"/>
        </w:rPr>
        <w:fldChar w:fldCharType="begin"/>
      </w:r>
      <w:r w:rsidRPr="00C930BC">
        <w:rPr>
          <w:rFonts w:cs="Helvetica"/>
        </w:rPr>
        <w:instrText xml:space="preserve"> TOC \c "Figure" </w:instrText>
      </w:r>
      <w:r w:rsidRPr="00C930BC">
        <w:rPr>
          <w:rFonts w:cs="Helvetica"/>
        </w:rPr>
        <w:fldChar w:fldCharType="separate"/>
      </w:r>
      <w:r w:rsidRPr="00C930BC">
        <w:rPr>
          <w:rFonts w:cs="Helvetica"/>
          <w:noProof/>
        </w:rPr>
        <w:t>Figure 1. Aggregate distribution of privacy flags extracted across the benchmark dataset (N=15).</w:t>
      </w:r>
      <w:r w:rsidRPr="00C930BC">
        <w:rPr>
          <w:rFonts w:cs="Helvetica"/>
          <w:noProof/>
        </w:rPr>
        <w:tab/>
      </w:r>
      <w:r w:rsidRPr="00C930BC">
        <w:rPr>
          <w:rFonts w:cs="Helvetica"/>
          <w:noProof/>
        </w:rPr>
        <w:fldChar w:fldCharType="begin"/>
      </w:r>
      <w:r w:rsidRPr="00C930BC">
        <w:rPr>
          <w:rFonts w:cs="Helvetica"/>
          <w:noProof/>
        </w:rPr>
        <w:instrText xml:space="preserve"> PAGEREF _Toc231563065 \h </w:instrText>
      </w:r>
      <w:r w:rsidRPr="00C930BC">
        <w:rPr>
          <w:rFonts w:cs="Helvetica"/>
          <w:noProof/>
        </w:rPr>
      </w:r>
      <w:r w:rsidRPr="00C930BC">
        <w:rPr>
          <w:rFonts w:cs="Helvetica"/>
          <w:noProof/>
        </w:rPr>
        <w:fldChar w:fldCharType="separate"/>
      </w:r>
      <w:r w:rsidR="007A7268" w:rsidRPr="00C930BC">
        <w:rPr>
          <w:rFonts w:cs="Helvetica"/>
          <w:noProof/>
        </w:rPr>
        <w:t>11</w:t>
      </w:r>
      <w:r w:rsidRPr="00C930BC">
        <w:rPr>
          <w:rFonts w:cs="Helvetica"/>
          <w:noProof/>
        </w:rPr>
        <w:fldChar w:fldCharType="end"/>
      </w:r>
    </w:p>
    <w:p w14:paraId="0893A644" w14:textId="4C5961D4" w:rsidR="00EA452B" w:rsidRPr="00C930BC" w:rsidRDefault="00EA452B">
      <w:pPr>
        <w:pStyle w:val="TableofFigures"/>
        <w:tabs>
          <w:tab w:val="right" w:pos="9628"/>
        </w:tabs>
        <w:rPr>
          <w:rFonts w:eastAsiaTheme="minorEastAsia" w:cs="Helvetica"/>
          <w:noProof/>
          <w:sz w:val="22"/>
          <w:lang w:val="en-GB" w:eastAsia="en-GB"/>
        </w:rPr>
      </w:pPr>
      <w:r w:rsidRPr="00C930BC">
        <w:rPr>
          <w:rFonts w:cs="Helvetica"/>
          <w:i/>
          <w:iCs/>
          <w:noProof/>
        </w:rPr>
        <w:t>Figure 2. Application dashboard rendering a comparative compliance analysis between a low-risk domain (down) and a high-risk domain (up)</w:t>
      </w:r>
      <w:r w:rsidRPr="00C930BC">
        <w:rPr>
          <w:rFonts w:cs="Helvetica"/>
          <w:noProof/>
        </w:rPr>
        <w:tab/>
      </w:r>
      <w:r w:rsidRPr="00C930BC">
        <w:rPr>
          <w:rFonts w:cs="Helvetica"/>
          <w:noProof/>
        </w:rPr>
        <w:fldChar w:fldCharType="begin"/>
      </w:r>
      <w:r w:rsidRPr="00C930BC">
        <w:rPr>
          <w:rFonts w:cs="Helvetica"/>
          <w:noProof/>
        </w:rPr>
        <w:instrText xml:space="preserve"> PAGEREF _Toc231563066 \h </w:instrText>
      </w:r>
      <w:r w:rsidRPr="00C930BC">
        <w:rPr>
          <w:rFonts w:cs="Helvetica"/>
          <w:noProof/>
        </w:rPr>
      </w:r>
      <w:r w:rsidRPr="00C930BC">
        <w:rPr>
          <w:rFonts w:cs="Helvetica"/>
          <w:noProof/>
        </w:rPr>
        <w:fldChar w:fldCharType="separate"/>
      </w:r>
      <w:r w:rsidR="007A7268" w:rsidRPr="00C930BC">
        <w:rPr>
          <w:rFonts w:cs="Helvetica"/>
          <w:noProof/>
        </w:rPr>
        <w:t>12</w:t>
      </w:r>
      <w:r w:rsidRPr="00C930BC">
        <w:rPr>
          <w:rFonts w:cs="Helvetica"/>
          <w:noProof/>
        </w:rPr>
        <w:fldChar w:fldCharType="end"/>
      </w:r>
    </w:p>
    <w:p w14:paraId="235E2D89" w14:textId="695355B4" w:rsidR="00EA452B" w:rsidRPr="00C930BC" w:rsidRDefault="00EA452B">
      <w:pPr>
        <w:pStyle w:val="TableofFigures"/>
        <w:tabs>
          <w:tab w:val="right" w:pos="9628"/>
        </w:tabs>
        <w:rPr>
          <w:rFonts w:eastAsiaTheme="minorEastAsia" w:cs="Helvetica"/>
          <w:noProof/>
          <w:sz w:val="22"/>
          <w:lang w:val="en-GB" w:eastAsia="en-GB"/>
        </w:rPr>
      </w:pPr>
      <w:r w:rsidRPr="00C930BC">
        <w:rPr>
          <w:rFonts w:cs="Helvetica"/>
          <w:i/>
          <w:iCs/>
          <w:noProof/>
        </w:rPr>
        <w:t>Figure 3. Diagnostic view of pre-consent local storage injection, demonstrating tracking initialization prior to user authorization.</w:t>
      </w:r>
      <w:r w:rsidRPr="00C930BC">
        <w:rPr>
          <w:rFonts w:cs="Helvetica"/>
          <w:noProof/>
        </w:rPr>
        <w:tab/>
      </w:r>
      <w:r w:rsidRPr="00C930BC">
        <w:rPr>
          <w:rFonts w:cs="Helvetica"/>
          <w:noProof/>
        </w:rPr>
        <w:fldChar w:fldCharType="begin"/>
      </w:r>
      <w:r w:rsidRPr="00C930BC">
        <w:rPr>
          <w:rFonts w:cs="Helvetica"/>
          <w:noProof/>
        </w:rPr>
        <w:instrText xml:space="preserve"> PAGEREF _Toc231563067 \h </w:instrText>
      </w:r>
      <w:r w:rsidRPr="00C930BC">
        <w:rPr>
          <w:rFonts w:cs="Helvetica"/>
          <w:noProof/>
        </w:rPr>
      </w:r>
      <w:r w:rsidRPr="00C930BC">
        <w:rPr>
          <w:rFonts w:cs="Helvetica"/>
          <w:noProof/>
        </w:rPr>
        <w:fldChar w:fldCharType="separate"/>
      </w:r>
      <w:r w:rsidR="007A7268" w:rsidRPr="00C930BC">
        <w:rPr>
          <w:rFonts w:cs="Helvetica"/>
          <w:noProof/>
        </w:rPr>
        <w:t>13</w:t>
      </w:r>
      <w:r w:rsidRPr="00C930BC">
        <w:rPr>
          <w:rFonts w:cs="Helvetica"/>
          <w:noProof/>
        </w:rPr>
        <w:fldChar w:fldCharType="end"/>
      </w:r>
    </w:p>
    <w:p w14:paraId="6F05A866" w14:textId="081BE9EF" w:rsidR="00EA452B" w:rsidRPr="00C930BC" w:rsidRDefault="00EA452B">
      <w:pPr>
        <w:pStyle w:val="TableofFigures"/>
        <w:tabs>
          <w:tab w:val="right" w:pos="9628"/>
        </w:tabs>
        <w:rPr>
          <w:rFonts w:eastAsiaTheme="minorEastAsia" w:cs="Helvetica"/>
          <w:noProof/>
          <w:sz w:val="22"/>
          <w:lang w:val="en-GB" w:eastAsia="en-GB"/>
        </w:rPr>
      </w:pPr>
      <w:r w:rsidRPr="00C930BC">
        <w:rPr>
          <w:rFonts w:cs="Helvetica"/>
          <w:i/>
          <w:iCs/>
          <w:noProof/>
        </w:rPr>
        <w:t>Figure 4. Example of Visual Interference and obstruction utilized within a Consent Management Platform.</w:t>
      </w:r>
      <w:r w:rsidRPr="00C930BC">
        <w:rPr>
          <w:rFonts w:cs="Helvetica"/>
          <w:noProof/>
        </w:rPr>
        <w:tab/>
      </w:r>
      <w:r w:rsidRPr="00C930BC">
        <w:rPr>
          <w:rFonts w:cs="Helvetica"/>
          <w:noProof/>
        </w:rPr>
        <w:fldChar w:fldCharType="begin"/>
      </w:r>
      <w:r w:rsidRPr="00C930BC">
        <w:rPr>
          <w:rFonts w:cs="Helvetica"/>
          <w:noProof/>
        </w:rPr>
        <w:instrText xml:space="preserve"> PAGEREF _Toc231563068 \h </w:instrText>
      </w:r>
      <w:r w:rsidRPr="00C930BC">
        <w:rPr>
          <w:rFonts w:cs="Helvetica"/>
          <w:noProof/>
        </w:rPr>
      </w:r>
      <w:r w:rsidRPr="00C930BC">
        <w:rPr>
          <w:rFonts w:cs="Helvetica"/>
          <w:noProof/>
        </w:rPr>
        <w:fldChar w:fldCharType="separate"/>
      </w:r>
      <w:r w:rsidR="007A7268" w:rsidRPr="00C930BC">
        <w:rPr>
          <w:rFonts w:cs="Helvetica"/>
          <w:noProof/>
        </w:rPr>
        <w:t>14</w:t>
      </w:r>
      <w:r w:rsidRPr="00C930BC">
        <w:rPr>
          <w:rFonts w:cs="Helvetica"/>
          <w:noProof/>
        </w:rPr>
        <w:fldChar w:fldCharType="end"/>
      </w:r>
    </w:p>
    <w:p w14:paraId="6C556940" w14:textId="6EA00BD4" w:rsidR="0068223D" w:rsidRPr="00C930BC" w:rsidRDefault="00EA452B" w:rsidP="0000636F">
      <w:pPr>
        <w:spacing w:beforeLines="20" w:before="48" w:afterLines="20" w:after="48" w:line="240" w:lineRule="auto"/>
        <w:rPr>
          <w:rFonts w:cs="Helvetica"/>
        </w:rPr>
      </w:pPr>
      <w:r w:rsidRPr="00C930BC">
        <w:rPr>
          <w:rFonts w:cs="Helvetica"/>
        </w:rPr>
        <w:fldChar w:fldCharType="end"/>
      </w:r>
    </w:p>
    <w:p w14:paraId="0505FF7E" w14:textId="7DEC0FE7" w:rsidR="00EA452B" w:rsidRPr="00C930BC" w:rsidRDefault="00EA452B">
      <w:pPr>
        <w:pStyle w:val="TableofFigures"/>
        <w:tabs>
          <w:tab w:val="right" w:pos="9628"/>
        </w:tabs>
        <w:rPr>
          <w:rFonts w:eastAsiaTheme="minorEastAsia" w:cs="Helvetica"/>
          <w:noProof/>
          <w:sz w:val="22"/>
          <w:lang w:val="en-GB" w:eastAsia="en-GB"/>
        </w:rPr>
      </w:pPr>
      <w:r w:rsidRPr="00C930BC">
        <w:rPr>
          <w:rFonts w:cs="Helvetica"/>
        </w:rPr>
        <w:fldChar w:fldCharType="begin"/>
      </w:r>
      <w:r w:rsidRPr="00C930BC">
        <w:rPr>
          <w:rFonts w:cs="Helvetica"/>
        </w:rPr>
        <w:instrText xml:space="preserve"> TOC \h \z \c "Table" </w:instrText>
      </w:r>
      <w:r w:rsidRPr="00C930BC">
        <w:rPr>
          <w:rFonts w:cs="Helvetica"/>
        </w:rPr>
        <w:fldChar w:fldCharType="separate"/>
      </w:r>
      <w:hyperlink w:anchor="_Toc231563091" w:history="1">
        <w:r w:rsidRPr="00C930BC">
          <w:rPr>
            <w:rStyle w:val="Hyperlink"/>
            <w:rFonts w:cs="Helvetica"/>
            <w:noProof/>
            <w:color w:val="auto"/>
          </w:rPr>
          <w:t>Table 1. Benchmark Dataset of Analyzed Privacy Policies (N=15)</w:t>
        </w:r>
        <w:r w:rsidRPr="00C930BC">
          <w:rPr>
            <w:rFonts w:cs="Helvetica"/>
            <w:noProof/>
            <w:webHidden/>
          </w:rPr>
          <w:tab/>
        </w:r>
        <w:r w:rsidRPr="00C930BC">
          <w:rPr>
            <w:rFonts w:cs="Helvetica"/>
            <w:noProof/>
            <w:webHidden/>
          </w:rPr>
          <w:fldChar w:fldCharType="begin"/>
        </w:r>
        <w:r w:rsidRPr="00C930BC">
          <w:rPr>
            <w:rFonts w:cs="Helvetica"/>
            <w:noProof/>
            <w:webHidden/>
          </w:rPr>
          <w:instrText xml:space="preserve"> PAGEREF _Toc231563091 \h </w:instrText>
        </w:r>
        <w:r w:rsidRPr="00C930BC">
          <w:rPr>
            <w:rFonts w:cs="Helvetica"/>
            <w:noProof/>
            <w:webHidden/>
          </w:rPr>
        </w:r>
        <w:r w:rsidRPr="00C930BC">
          <w:rPr>
            <w:rFonts w:cs="Helvetica"/>
            <w:noProof/>
            <w:webHidden/>
          </w:rPr>
          <w:fldChar w:fldCharType="separate"/>
        </w:r>
        <w:r w:rsidR="007A7268" w:rsidRPr="00C930BC">
          <w:rPr>
            <w:rFonts w:cs="Helvetica"/>
            <w:noProof/>
            <w:webHidden/>
          </w:rPr>
          <w:t>8</w:t>
        </w:r>
        <w:r w:rsidRPr="00C930BC">
          <w:rPr>
            <w:rFonts w:cs="Helvetica"/>
            <w:noProof/>
            <w:webHidden/>
          </w:rPr>
          <w:fldChar w:fldCharType="end"/>
        </w:r>
      </w:hyperlink>
    </w:p>
    <w:p w14:paraId="522743A3" w14:textId="614E3A40" w:rsidR="00EA452B" w:rsidRPr="00C930BC" w:rsidRDefault="00000000">
      <w:pPr>
        <w:pStyle w:val="TableofFigures"/>
        <w:tabs>
          <w:tab w:val="right" w:pos="9628"/>
        </w:tabs>
        <w:rPr>
          <w:rFonts w:eastAsiaTheme="minorEastAsia" w:cs="Helvetica"/>
          <w:noProof/>
          <w:sz w:val="22"/>
          <w:lang w:val="en-GB" w:eastAsia="en-GB"/>
        </w:rPr>
      </w:pPr>
      <w:hyperlink w:anchor="_Toc231563092" w:history="1">
        <w:r w:rsidR="00EA452B" w:rsidRPr="00C930BC">
          <w:rPr>
            <w:rStyle w:val="Hyperlink"/>
            <w:rFonts w:cs="Helvetica"/>
            <w:noProof/>
            <w:color w:val="auto"/>
          </w:rPr>
          <w:t>Table 2. Automated Textual Analysis Metrics by Domain</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_Toc231563092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9</w:t>
        </w:r>
        <w:r w:rsidR="00EA452B" w:rsidRPr="00C930BC">
          <w:rPr>
            <w:rFonts w:cs="Helvetica"/>
            <w:noProof/>
            <w:webHidden/>
          </w:rPr>
          <w:fldChar w:fldCharType="end"/>
        </w:r>
      </w:hyperlink>
    </w:p>
    <w:p w14:paraId="475AAD44" w14:textId="37F25039" w:rsidR="00EA452B" w:rsidRPr="00C930BC" w:rsidRDefault="00000000">
      <w:pPr>
        <w:pStyle w:val="TableofFigures"/>
        <w:tabs>
          <w:tab w:val="right" w:pos="9628"/>
        </w:tabs>
        <w:rPr>
          <w:rFonts w:eastAsiaTheme="minorEastAsia" w:cs="Helvetica"/>
          <w:noProof/>
          <w:sz w:val="22"/>
          <w:lang w:val="en-GB" w:eastAsia="en-GB"/>
        </w:rPr>
      </w:pPr>
      <w:hyperlink w:anchor="_Toc231563093" w:history="1">
        <w:r w:rsidR="00EA452B" w:rsidRPr="00C930BC">
          <w:rPr>
            <w:rStyle w:val="Hyperlink"/>
            <w:rFonts w:cs="Helvetica"/>
            <w:noProof/>
            <w:color w:val="auto"/>
          </w:rPr>
          <w:t>Table 3. Top 5 Most Frequent Privacy Keywords Across All Domains</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_Toc231563093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10</w:t>
        </w:r>
        <w:r w:rsidR="00EA452B" w:rsidRPr="00C930BC">
          <w:rPr>
            <w:rFonts w:cs="Helvetica"/>
            <w:noProof/>
            <w:webHidden/>
          </w:rPr>
          <w:fldChar w:fldCharType="end"/>
        </w:r>
      </w:hyperlink>
    </w:p>
    <w:p w14:paraId="7CB5D680" w14:textId="1DCB762B" w:rsidR="00EA452B" w:rsidRPr="00C930BC" w:rsidRDefault="00000000">
      <w:pPr>
        <w:pStyle w:val="TableofFigures"/>
        <w:tabs>
          <w:tab w:val="right" w:pos="9628"/>
        </w:tabs>
        <w:rPr>
          <w:rFonts w:eastAsiaTheme="minorEastAsia" w:cs="Helvetica"/>
          <w:noProof/>
          <w:sz w:val="22"/>
          <w:lang w:val="en-GB" w:eastAsia="en-GB"/>
        </w:rPr>
      </w:pPr>
      <w:hyperlink w:anchor="_Toc231563094" w:history="1">
        <w:r w:rsidR="00EA452B" w:rsidRPr="00C930BC">
          <w:rPr>
            <w:rStyle w:val="Hyperlink"/>
            <w:rFonts w:cs="Helvetica"/>
            <w:noProof/>
            <w:color w:val="auto"/>
          </w:rPr>
          <w:t>Table 4. Pre-Consent Tracking Baseline (Zero-Interaction State)</w:t>
        </w:r>
        <w:r w:rsidR="00EA452B" w:rsidRPr="00C930BC">
          <w:rPr>
            <w:rFonts w:cs="Helvetica"/>
            <w:noProof/>
            <w:webHidden/>
          </w:rPr>
          <w:tab/>
        </w:r>
        <w:r w:rsidR="00EA452B" w:rsidRPr="00C930BC">
          <w:rPr>
            <w:rFonts w:cs="Helvetica"/>
            <w:noProof/>
            <w:webHidden/>
          </w:rPr>
          <w:fldChar w:fldCharType="begin"/>
        </w:r>
        <w:r w:rsidR="00EA452B" w:rsidRPr="00C930BC">
          <w:rPr>
            <w:rFonts w:cs="Helvetica"/>
            <w:noProof/>
            <w:webHidden/>
          </w:rPr>
          <w:instrText xml:space="preserve"> PAGEREF _Toc231563094 \h </w:instrText>
        </w:r>
        <w:r w:rsidR="00EA452B" w:rsidRPr="00C930BC">
          <w:rPr>
            <w:rFonts w:cs="Helvetica"/>
            <w:noProof/>
            <w:webHidden/>
          </w:rPr>
        </w:r>
        <w:r w:rsidR="00EA452B" w:rsidRPr="00C930BC">
          <w:rPr>
            <w:rFonts w:cs="Helvetica"/>
            <w:noProof/>
            <w:webHidden/>
          </w:rPr>
          <w:fldChar w:fldCharType="separate"/>
        </w:r>
        <w:r w:rsidR="007A7268" w:rsidRPr="00C930BC">
          <w:rPr>
            <w:rFonts w:cs="Helvetica"/>
            <w:noProof/>
            <w:webHidden/>
          </w:rPr>
          <w:t>12</w:t>
        </w:r>
        <w:r w:rsidR="00EA452B" w:rsidRPr="00C930BC">
          <w:rPr>
            <w:rFonts w:cs="Helvetica"/>
            <w:noProof/>
            <w:webHidden/>
          </w:rPr>
          <w:fldChar w:fldCharType="end"/>
        </w:r>
      </w:hyperlink>
    </w:p>
    <w:p w14:paraId="228C6736" w14:textId="525C8CFF" w:rsidR="00336F58" w:rsidRPr="00C930BC" w:rsidRDefault="00EA452B" w:rsidP="0000636F">
      <w:pPr>
        <w:spacing w:beforeLines="20" w:before="48" w:afterLines="20" w:after="48" w:line="240" w:lineRule="auto"/>
        <w:rPr>
          <w:rFonts w:cs="Helvetica"/>
        </w:rPr>
      </w:pPr>
      <w:r w:rsidRPr="00C930BC">
        <w:rPr>
          <w:rFonts w:cs="Helvetica"/>
        </w:rPr>
        <w:fldChar w:fldCharType="end"/>
      </w:r>
    </w:p>
    <w:p w14:paraId="2E0FF407" w14:textId="77777777" w:rsidR="00336F58" w:rsidRPr="00C930BC" w:rsidRDefault="00336F58" w:rsidP="0000636F">
      <w:pPr>
        <w:spacing w:beforeLines="20" w:before="48" w:afterLines="20" w:after="48" w:line="240" w:lineRule="auto"/>
        <w:rPr>
          <w:rFonts w:cs="Helvetica"/>
        </w:rPr>
      </w:pPr>
      <w:r w:rsidRPr="00C930BC">
        <w:rPr>
          <w:rFonts w:cs="Helvetica"/>
        </w:rPr>
        <w:br w:type="page"/>
      </w:r>
    </w:p>
    <w:p w14:paraId="129AC2F5" w14:textId="0B121752" w:rsidR="00336F58" w:rsidRPr="00C930BC" w:rsidRDefault="00336F58" w:rsidP="00C930BC">
      <w:pPr>
        <w:jc w:val="center"/>
        <w:rPr>
          <w:rFonts w:cs="Helvetica"/>
          <w:b/>
          <w:bCs/>
          <w:sz w:val="28"/>
          <w:szCs w:val="28"/>
        </w:rPr>
      </w:pPr>
      <w:r w:rsidRPr="00C930BC">
        <w:rPr>
          <w:rFonts w:cs="Helvetica"/>
          <w:b/>
          <w:bCs/>
          <w:sz w:val="28"/>
          <w:szCs w:val="28"/>
        </w:rPr>
        <w:lastRenderedPageBreak/>
        <w:t>List of Abbreviations</w:t>
      </w:r>
    </w:p>
    <w:p w14:paraId="089B122A" w14:textId="480CD084" w:rsidR="00336F58" w:rsidRPr="00C930BC" w:rsidRDefault="00336F58" w:rsidP="0000636F">
      <w:pPr>
        <w:pStyle w:val="ListParagraph"/>
        <w:numPr>
          <w:ilvl w:val="0"/>
          <w:numId w:val="20"/>
        </w:numPr>
        <w:spacing w:beforeLines="20" w:before="48" w:afterLines="20" w:after="48" w:line="240" w:lineRule="auto"/>
        <w:contextualSpacing w:val="0"/>
        <w:rPr>
          <w:rFonts w:cs="Helvetica"/>
          <w:lang w:val="en-GB"/>
        </w:rPr>
      </w:pPr>
      <w:r w:rsidRPr="00C930BC">
        <w:rPr>
          <w:rFonts w:cs="Helvetica"/>
          <w:b/>
          <w:bCs/>
        </w:rPr>
        <w:t>API / APIs:</w:t>
      </w:r>
      <w:r w:rsidRPr="00C930BC">
        <w:rPr>
          <w:rFonts w:cs="Helvetica"/>
        </w:rPr>
        <w:t xml:space="preserve"> Application Programming Interface / Interfaces </w:t>
      </w:r>
    </w:p>
    <w:p w14:paraId="4014928D" w14:textId="4B83E28D"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CMPs:</w:t>
      </w:r>
      <w:r w:rsidRPr="00C930BC">
        <w:rPr>
          <w:rFonts w:cs="Helvetica"/>
        </w:rPr>
        <w:t xml:space="preserve"> Consent Management Platforms </w:t>
      </w:r>
    </w:p>
    <w:p w14:paraId="7046F506" w14:textId="1D970FE5"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CSS:</w:t>
      </w:r>
      <w:r w:rsidRPr="00C930BC">
        <w:rPr>
          <w:rFonts w:cs="Helvetica"/>
        </w:rPr>
        <w:t xml:space="preserve"> Cascading Style Sheets (used as CSS in the methodology) </w:t>
      </w:r>
    </w:p>
    <w:p w14:paraId="6D32E428" w14:textId="47498168"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DOM:</w:t>
      </w:r>
      <w:r w:rsidRPr="00C930BC">
        <w:rPr>
          <w:rFonts w:cs="Helvetica"/>
        </w:rPr>
        <w:t xml:space="preserve"> Document Object Model </w:t>
      </w:r>
    </w:p>
    <w:p w14:paraId="5467D1D5" w14:textId="69F65BFA"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DPA / DPAs:</w:t>
      </w:r>
      <w:r w:rsidRPr="00C930BC">
        <w:rPr>
          <w:rFonts w:cs="Helvetica"/>
        </w:rPr>
        <w:t xml:space="preserve"> Data Protection Authority / Data Protection Authorities </w:t>
      </w:r>
    </w:p>
    <w:p w14:paraId="2DE9C999" w14:textId="2B3386EC"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GDPR:</w:t>
      </w:r>
      <w:r w:rsidRPr="00C930BC">
        <w:rPr>
          <w:rFonts w:cs="Helvetica"/>
        </w:rPr>
        <w:t xml:space="preserve"> General Data Protection Regulation </w:t>
      </w:r>
    </w:p>
    <w:p w14:paraId="7CE7B7AA" w14:textId="72CBE44C"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GPC:</w:t>
      </w:r>
      <w:r w:rsidRPr="00C930BC">
        <w:rPr>
          <w:rFonts w:cs="Helvetica"/>
        </w:rPr>
        <w:t xml:space="preserve"> Global Privacy Control </w:t>
      </w:r>
    </w:p>
    <w:p w14:paraId="607DE0BA" w14:textId="13022C47"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HTML / HTML5:</w:t>
      </w:r>
      <w:r w:rsidRPr="00C930BC">
        <w:rPr>
          <w:rFonts w:cs="Helvetica"/>
        </w:rPr>
        <w:t xml:space="preserve"> </w:t>
      </w:r>
      <w:proofErr w:type="spellStart"/>
      <w:r w:rsidRPr="00C930BC">
        <w:rPr>
          <w:rFonts w:cs="Helvetica"/>
        </w:rPr>
        <w:t>HyperText</w:t>
      </w:r>
      <w:proofErr w:type="spellEnd"/>
      <w:r w:rsidRPr="00C930BC">
        <w:rPr>
          <w:rFonts w:cs="Helvetica"/>
        </w:rPr>
        <w:t xml:space="preserve"> Markup Language </w:t>
      </w:r>
    </w:p>
    <w:p w14:paraId="58233608" w14:textId="55694C39"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HTTP:</w:t>
      </w:r>
      <w:r w:rsidRPr="00C930BC">
        <w:rPr>
          <w:rFonts w:cs="Helvetica"/>
        </w:rPr>
        <w:t xml:space="preserve"> Hypertext Transfer Protocol </w:t>
      </w:r>
    </w:p>
    <w:p w14:paraId="59DCB16A" w14:textId="439E1BE5"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LLM:</w:t>
      </w:r>
      <w:r w:rsidRPr="00C930BC">
        <w:rPr>
          <w:rFonts w:cs="Helvetica"/>
        </w:rPr>
        <w:t xml:space="preserve"> Large Language Model </w:t>
      </w:r>
    </w:p>
    <w:p w14:paraId="028F078D" w14:textId="23A0FD54"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NLP:</w:t>
      </w:r>
      <w:r w:rsidRPr="00C930BC">
        <w:rPr>
          <w:rFonts w:cs="Helvetica"/>
        </w:rPr>
        <w:t xml:space="preserve"> Natural Language Processing </w:t>
      </w:r>
    </w:p>
    <w:p w14:paraId="4421701C" w14:textId="722350E3"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PET:</w:t>
      </w:r>
      <w:r w:rsidRPr="00C930BC">
        <w:rPr>
          <w:rFonts w:cs="Helvetica"/>
        </w:rPr>
        <w:t xml:space="preserve"> Privacy-Enhancing Technology </w:t>
      </w:r>
    </w:p>
    <w:p w14:paraId="51D6AB61" w14:textId="4FE2F858"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Regex:</w:t>
      </w:r>
      <w:r w:rsidRPr="00C930BC">
        <w:rPr>
          <w:rFonts w:cs="Helvetica"/>
        </w:rPr>
        <w:t xml:space="preserve"> Regular Expressions </w:t>
      </w:r>
    </w:p>
    <w:p w14:paraId="3379847A" w14:textId="515E26C1"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RTB:</w:t>
      </w:r>
      <w:r w:rsidRPr="00C930BC">
        <w:rPr>
          <w:rFonts w:cs="Helvetica"/>
        </w:rPr>
        <w:t xml:space="preserve"> Real-Time Bidding </w:t>
      </w:r>
    </w:p>
    <w:p w14:paraId="57DC06CC" w14:textId="24018B56"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SPA:</w:t>
      </w:r>
      <w:r w:rsidRPr="00C930BC">
        <w:rPr>
          <w:rFonts w:cs="Helvetica"/>
        </w:rPr>
        <w:t xml:space="preserve"> Single-Page Application </w:t>
      </w:r>
    </w:p>
    <w:p w14:paraId="2EFDAF14" w14:textId="6A4B382F"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UI:</w:t>
      </w:r>
      <w:r w:rsidRPr="00C930BC">
        <w:rPr>
          <w:rFonts w:cs="Helvetica"/>
        </w:rPr>
        <w:t xml:space="preserve"> User Interface </w:t>
      </w:r>
    </w:p>
    <w:p w14:paraId="55326C7A" w14:textId="62B74A06"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UX:</w:t>
      </w:r>
      <w:r w:rsidRPr="00C930BC">
        <w:rPr>
          <w:rFonts w:cs="Helvetica"/>
        </w:rPr>
        <w:t xml:space="preserve"> User Experience </w:t>
      </w:r>
    </w:p>
    <w:p w14:paraId="0A7878D6" w14:textId="69904A46" w:rsidR="006A763E"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W3C:</w:t>
      </w:r>
      <w:r w:rsidRPr="00C930BC">
        <w:rPr>
          <w:rFonts w:cs="Helvetica"/>
        </w:rPr>
        <w:t xml:space="preserve"> World Wide Web Consortium</w:t>
      </w:r>
    </w:p>
    <w:p w14:paraId="77AF25A2" w14:textId="0846A7F1" w:rsidR="00060B60" w:rsidRPr="00C930BC" w:rsidRDefault="00060B60" w:rsidP="0000636F">
      <w:pPr>
        <w:spacing w:beforeLines="20" w:before="48" w:afterLines="20" w:after="48" w:line="240" w:lineRule="auto"/>
        <w:rPr>
          <w:rFonts w:cs="Helvetica"/>
        </w:rPr>
      </w:pPr>
    </w:p>
    <w:p w14:paraId="15BB1D47" w14:textId="77777777" w:rsidR="001C077A" w:rsidRPr="00C930BC" w:rsidRDefault="001C077A" w:rsidP="0000636F">
      <w:pPr>
        <w:pStyle w:val="Heading1"/>
        <w:spacing w:beforeLines="20" w:before="48" w:afterLines="20" w:after="48" w:line="240" w:lineRule="auto"/>
        <w:rPr>
          <w:rFonts w:eastAsia="Helvetica Neue" w:cs="Helvetica"/>
          <w:b/>
          <w:bCs/>
        </w:rPr>
      </w:pPr>
    </w:p>
    <w:p w14:paraId="33F2A1B8" w14:textId="77777777" w:rsidR="007670DA" w:rsidRPr="00C930BC" w:rsidRDefault="007670DA" w:rsidP="007670DA">
      <w:pPr>
        <w:spacing w:beforeLines="20" w:before="48" w:afterLines="20" w:after="48" w:line="240" w:lineRule="auto"/>
        <w:rPr>
          <w:rFonts w:eastAsia="Helvetica Neue" w:cs="Helvetica"/>
          <w:b/>
          <w:bCs/>
        </w:rPr>
      </w:pPr>
    </w:p>
    <w:p w14:paraId="02A04BB9" w14:textId="77777777" w:rsidR="007670DA" w:rsidRPr="00C930BC" w:rsidRDefault="007670DA" w:rsidP="00E95DDA">
      <w:pPr>
        <w:rPr>
          <w:rFonts w:eastAsia="Helvetica Neue" w:cs="Helvetica"/>
        </w:rPr>
      </w:pPr>
    </w:p>
    <w:p w14:paraId="566B5AFD" w14:textId="77777777" w:rsidR="007670DA" w:rsidRPr="00C930BC" w:rsidRDefault="007670DA" w:rsidP="00E95DDA">
      <w:pPr>
        <w:rPr>
          <w:rFonts w:eastAsia="Helvetica Neue" w:cs="Helvetica"/>
        </w:rPr>
      </w:pPr>
    </w:p>
    <w:p w14:paraId="46C6BE3E" w14:textId="77777777" w:rsidR="007670DA" w:rsidRPr="00C930BC" w:rsidRDefault="007670DA" w:rsidP="00E95DDA">
      <w:pPr>
        <w:rPr>
          <w:rFonts w:eastAsia="Helvetica Neue" w:cs="Helvetica"/>
        </w:rPr>
      </w:pPr>
    </w:p>
    <w:p w14:paraId="48CC4F19" w14:textId="77777777" w:rsidR="007670DA" w:rsidRPr="00C930BC" w:rsidRDefault="007670DA" w:rsidP="00E95DDA">
      <w:pPr>
        <w:rPr>
          <w:rFonts w:eastAsia="Helvetica Neue" w:cs="Helvetica"/>
        </w:rPr>
      </w:pPr>
    </w:p>
    <w:p w14:paraId="548A852B" w14:textId="77777777" w:rsidR="007670DA" w:rsidRPr="00C930BC" w:rsidRDefault="007670DA" w:rsidP="00E95DDA">
      <w:pPr>
        <w:rPr>
          <w:rFonts w:eastAsia="Helvetica Neue" w:cs="Helvetica"/>
        </w:rPr>
      </w:pPr>
    </w:p>
    <w:p w14:paraId="2D9AF386" w14:textId="77777777" w:rsidR="007670DA" w:rsidRPr="00C930BC" w:rsidRDefault="007670DA" w:rsidP="00E95DDA">
      <w:pPr>
        <w:rPr>
          <w:rFonts w:eastAsia="Helvetica Neue" w:cs="Helvetica"/>
        </w:rPr>
      </w:pPr>
    </w:p>
    <w:p w14:paraId="59448EF4" w14:textId="77777777" w:rsidR="007670DA" w:rsidRPr="00C930BC" w:rsidRDefault="007670DA" w:rsidP="00E95DDA">
      <w:pPr>
        <w:rPr>
          <w:rFonts w:eastAsia="Helvetica Neue" w:cs="Helvetica"/>
        </w:rPr>
      </w:pPr>
    </w:p>
    <w:p w14:paraId="7ADC594C" w14:textId="77777777" w:rsidR="007670DA" w:rsidRPr="00C930BC" w:rsidRDefault="007670DA" w:rsidP="00E95DDA">
      <w:pPr>
        <w:rPr>
          <w:rFonts w:eastAsia="Helvetica Neue" w:cs="Helvetica"/>
        </w:rPr>
      </w:pPr>
    </w:p>
    <w:p w14:paraId="1AD5F351" w14:textId="77777777" w:rsidR="007670DA" w:rsidRPr="00C930BC" w:rsidRDefault="007670DA" w:rsidP="00E95DDA">
      <w:pPr>
        <w:rPr>
          <w:rFonts w:eastAsia="Helvetica Neue" w:cs="Helvetica"/>
        </w:rPr>
      </w:pPr>
    </w:p>
    <w:p w14:paraId="06226650" w14:textId="6393EE0F" w:rsidR="00E11683" w:rsidRPr="00C930BC" w:rsidRDefault="00C930BC" w:rsidP="00E95DDA">
      <w:pPr>
        <w:tabs>
          <w:tab w:val="left" w:pos="6320"/>
        </w:tabs>
        <w:spacing w:beforeLines="20" w:before="48" w:afterLines="20" w:after="48" w:line="240" w:lineRule="auto"/>
        <w:rPr>
          <w:rFonts w:cs="Helvetica"/>
        </w:rPr>
        <w:sectPr w:rsidR="00E11683" w:rsidRPr="00C930BC" w:rsidSect="002A345A">
          <w:headerReference w:type="default" r:id="rId9"/>
          <w:footerReference w:type="default" r:id="rId10"/>
          <w:footerReference w:type="first" r:id="rId11"/>
          <w:pgSz w:w="11906" w:h="16838"/>
          <w:pgMar w:top="1134" w:right="1134" w:bottom="1134" w:left="1134" w:header="709" w:footer="709" w:gutter="0"/>
          <w:cols w:space="708"/>
          <w:titlePg/>
          <w:docGrid w:linePitch="360"/>
        </w:sectPr>
      </w:pPr>
      <w:r>
        <w:rPr>
          <w:rFonts w:eastAsia="Helvetica Neue" w:cs="Helvetica"/>
        </w:rPr>
        <w:t xml:space="preserve">     </w:t>
      </w:r>
    </w:p>
    <w:p w14:paraId="519AAB0C" w14:textId="384321B3" w:rsidR="001C077A" w:rsidRPr="00C930BC" w:rsidRDefault="00C930BC" w:rsidP="0000636F">
      <w:pPr>
        <w:spacing w:beforeLines="20" w:before="48" w:afterLines="20" w:after="48" w:line="240" w:lineRule="auto"/>
        <w:rPr>
          <w:rFonts w:eastAsia="Helvetica Neue" w:cs="Helvetica"/>
          <w:b/>
          <w:bCs/>
          <w:sz w:val="28"/>
          <w:szCs w:val="32"/>
        </w:rPr>
      </w:pPr>
      <w:r>
        <w:rPr>
          <w:rFonts w:eastAsia="Helvetica Neue" w:cs="Helvetica"/>
          <w:b/>
          <w:bCs/>
          <w:sz w:val="28"/>
          <w:szCs w:val="32"/>
        </w:rPr>
        <w:t xml:space="preserve">  </w:t>
      </w:r>
    </w:p>
    <w:p w14:paraId="2F57E1F9" w14:textId="77777777" w:rsidR="00C930BC" w:rsidRDefault="00C930BC" w:rsidP="009B2D1E">
      <w:pPr>
        <w:pStyle w:val="Heading1"/>
        <w:spacing w:beforeLines="20" w:before="48" w:afterLines="20" w:after="48" w:line="240" w:lineRule="auto"/>
        <w:jc w:val="center"/>
        <w:rPr>
          <w:rFonts w:eastAsia="Helvetica Neue" w:cs="Helvetica"/>
          <w:b/>
          <w:bCs/>
        </w:rPr>
      </w:pPr>
      <w:bookmarkStart w:id="1" w:name="_Toc231230173"/>
      <w:bookmarkStart w:id="2" w:name="_Toc231563229"/>
      <w:r>
        <w:rPr>
          <w:rFonts w:eastAsia="Helvetica Neue" w:cs="Helvetica"/>
          <w:b/>
          <w:bCs/>
        </w:rPr>
        <w:t xml:space="preserve"> </w:t>
      </w:r>
    </w:p>
    <w:p w14:paraId="1E11F8C8" w14:textId="77777777" w:rsidR="00C930BC" w:rsidRDefault="00C930BC" w:rsidP="009B2D1E">
      <w:pPr>
        <w:pStyle w:val="Heading1"/>
        <w:spacing w:beforeLines="20" w:before="48" w:afterLines="20" w:after="48" w:line="240" w:lineRule="auto"/>
        <w:jc w:val="center"/>
        <w:rPr>
          <w:rFonts w:eastAsia="Helvetica Neue" w:cs="Helvetica"/>
          <w:b/>
          <w:bCs/>
        </w:rPr>
      </w:pPr>
    </w:p>
    <w:p w14:paraId="4C7DC662" w14:textId="0A4EFF92" w:rsidR="00C930BC" w:rsidRDefault="00C930BC" w:rsidP="00C930BC">
      <w:pPr>
        <w:pStyle w:val="Heading1"/>
        <w:spacing w:beforeLines="20" w:before="48" w:afterLines="20" w:after="48" w:line="240" w:lineRule="auto"/>
        <w:rPr>
          <w:rFonts w:eastAsia="Helvetica Neue" w:cs="Helvetica"/>
          <w:b/>
          <w:bCs/>
        </w:rPr>
      </w:pPr>
    </w:p>
    <w:p w14:paraId="13AF3126" w14:textId="77777777" w:rsidR="00C930BC" w:rsidRPr="00C930BC" w:rsidRDefault="00C930BC" w:rsidP="00C930BC"/>
    <w:p w14:paraId="346E1F12" w14:textId="4CD96ED5" w:rsidR="00331115" w:rsidRPr="00C930BC" w:rsidRDefault="00D11E0E" w:rsidP="009B2D1E">
      <w:pPr>
        <w:pStyle w:val="Heading1"/>
        <w:spacing w:beforeLines="20" w:before="48" w:afterLines="20" w:after="48" w:line="240" w:lineRule="auto"/>
        <w:jc w:val="center"/>
        <w:rPr>
          <w:rFonts w:eastAsia="Helvetica Neue" w:cs="Helvetica"/>
          <w:b/>
          <w:bCs/>
        </w:rPr>
      </w:pPr>
      <w:r w:rsidRPr="00C930BC">
        <w:rPr>
          <w:rFonts w:eastAsia="Helvetica Neue" w:cs="Helvetica"/>
          <w:b/>
          <w:bCs/>
        </w:rPr>
        <w:lastRenderedPageBreak/>
        <w:t>1.</w:t>
      </w:r>
      <w:r w:rsidR="000B6E60" w:rsidRPr="00C930BC">
        <w:rPr>
          <w:rFonts w:eastAsia="Helvetica Neue" w:cs="Helvetica"/>
          <w:b/>
          <w:bCs/>
        </w:rPr>
        <w:t xml:space="preserve"> </w:t>
      </w:r>
      <w:r w:rsidR="00331115" w:rsidRPr="00C930BC">
        <w:rPr>
          <w:rFonts w:eastAsia="Helvetica Neue" w:cs="Helvetica"/>
          <w:b/>
          <w:bCs/>
        </w:rPr>
        <w:t>Introduction</w:t>
      </w:r>
      <w:bookmarkEnd w:id="1"/>
      <w:bookmarkEnd w:id="2"/>
    </w:p>
    <w:p w14:paraId="2B17ACE5" w14:textId="77777777" w:rsidR="00556EE9" w:rsidRPr="00C930BC" w:rsidRDefault="00556EE9" w:rsidP="0000636F">
      <w:pPr>
        <w:spacing w:beforeLines="20" w:before="48" w:afterLines="20" w:after="48" w:line="240" w:lineRule="auto"/>
        <w:rPr>
          <w:rFonts w:cs="Helvetica"/>
        </w:rPr>
      </w:pPr>
    </w:p>
    <w:p w14:paraId="75F6565A" w14:textId="682369F6" w:rsidR="00577FDE" w:rsidRPr="00C930BC" w:rsidRDefault="00556EE9" w:rsidP="0000636F">
      <w:pPr>
        <w:pStyle w:val="Heading2"/>
        <w:spacing w:beforeLines="20" w:before="48" w:afterLines="20" w:after="48" w:line="240" w:lineRule="auto"/>
        <w:rPr>
          <w:rFonts w:cs="Helvetica"/>
          <w:b/>
          <w:bCs/>
        </w:rPr>
      </w:pPr>
      <w:bookmarkStart w:id="3" w:name="_Toc231230174"/>
      <w:bookmarkStart w:id="4" w:name="_Toc231563230"/>
      <w:r w:rsidRPr="00C930BC">
        <w:rPr>
          <w:rFonts w:cs="Helvetica"/>
          <w:b/>
          <w:bCs/>
        </w:rPr>
        <w:t>1.1 Background and Motivation</w:t>
      </w:r>
      <w:bookmarkEnd w:id="3"/>
      <w:bookmarkEnd w:id="4"/>
    </w:p>
    <w:p w14:paraId="336DB6E0" w14:textId="250FDA46" w:rsidR="00577FDE" w:rsidRPr="00C930BC" w:rsidRDefault="003274D1" w:rsidP="0000636F">
      <w:pPr>
        <w:rPr>
          <w:rFonts w:cs="Helvetica"/>
        </w:rPr>
      </w:pPr>
      <w:r w:rsidRPr="00C930BC">
        <w:rPr>
          <w:rFonts w:cs="Helvetica"/>
        </w:rPr>
        <w:t xml:space="preserve">The extraction, commercialization, and algorithmic analysis of personal data build the foundation of the modern digital economy. </w:t>
      </w:r>
      <w:r w:rsidR="00933343" w:rsidRPr="00C930BC">
        <w:rPr>
          <w:rFonts w:cs="Helvetica"/>
        </w:rPr>
        <w:t xml:space="preserve">Two examples of the strict guidelines that international regulatory bodies have developed in response to the rampant tracking practices used by digital platforms are the General Data Protection Regulation (GDPR) of the European Union and the </w:t>
      </w:r>
      <w:proofErr w:type="spellStart"/>
      <w:r w:rsidR="00933343" w:rsidRPr="00C930BC">
        <w:rPr>
          <w:rFonts w:cs="Helvetica"/>
        </w:rPr>
        <w:t>ePrivacy</w:t>
      </w:r>
      <w:proofErr w:type="spellEnd"/>
      <w:r w:rsidR="00933343" w:rsidRPr="00C930BC">
        <w:rPr>
          <w:rFonts w:cs="Helvetica"/>
        </w:rPr>
        <w:t xml:space="preserve"> Directive</w:t>
      </w:r>
      <w:sdt>
        <w:sdtPr>
          <w:rPr>
            <w:rFonts w:cs="Helvetica"/>
          </w:rPr>
          <w:id w:val="-786655671"/>
          <w:citation/>
        </w:sdtPr>
        <w:sdtContent>
          <w:r w:rsidR="00C067D7" w:rsidRPr="00C930BC">
            <w:rPr>
              <w:rFonts w:cs="Helvetica"/>
            </w:rPr>
            <w:fldChar w:fldCharType="begin"/>
          </w:r>
          <w:r w:rsidR="00C067D7" w:rsidRPr="00C930BC">
            <w:rPr>
              <w:rFonts w:cs="Helvetica"/>
            </w:rPr>
            <w:instrText xml:space="preserve"> CITATION Eur02 \l 1048 </w:instrText>
          </w:r>
          <w:r w:rsidR="00C067D7" w:rsidRPr="00C930BC">
            <w:rPr>
              <w:rFonts w:cs="Helvetica"/>
            </w:rPr>
            <w:fldChar w:fldCharType="separate"/>
          </w:r>
          <w:r w:rsidR="004814BA" w:rsidRPr="00C930BC">
            <w:rPr>
              <w:rFonts w:cs="Helvetica"/>
            </w:rPr>
            <w:t xml:space="preserve"> (European Parliament and Council of the European Union, 2002)</w:t>
          </w:r>
          <w:r w:rsidR="00C067D7" w:rsidRPr="00C930BC">
            <w:rPr>
              <w:rFonts w:cs="Helvetica"/>
            </w:rPr>
            <w:fldChar w:fldCharType="end"/>
          </w:r>
        </w:sdtContent>
      </w:sdt>
      <w:sdt>
        <w:sdtPr>
          <w:rPr>
            <w:rFonts w:cs="Helvetica"/>
          </w:rPr>
          <w:id w:val="-438453992"/>
          <w:citation/>
        </w:sdtPr>
        <w:sdtContent>
          <w:r w:rsidR="00C067D7" w:rsidRPr="00C930BC">
            <w:rPr>
              <w:rFonts w:cs="Helvetica"/>
            </w:rPr>
            <w:fldChar w:fldCharType="begin"/>
          </w:r>
          <w:r w:rsidR="00C067D7" w:rsidRPr="00C930BC">
            <w:rPr>
              <w:rFonts w:cs="Helvetica"/>
            </w:rPr>
            <w:instrText xml:space="preserve"> CITATION Eur16 \l 1048 </w:instrText>
          </w:r>
          <w:r w:rsidR="00C067D7" w:rsidRPr="00C930BC">
            <w:rPr>
              <w:rFonts w:cs="Helvetica"/>
            </w:rPr>
            <w:fldChar w:fldCharType="separate"/>
          </w:r>
          <w:r w:rsidR="004814BA" w:rsidRPr="00C930BC">
            <w:rPr>
              <w:rFonts w:cs="Helvetica"/>
            </w:rPr>
            <w:t xml:space="preserve"> (European Parliament and Council of the European Union, 2016)</w:t>
          </w:r>
          <w:r w:rsidR="00C067D7" w:rsidRPr="00C930BC">
            <w:rPr>
              <w:rFonts w:cs="Helvetica"/>
            </w:rPr>
            <w:fldChar w:fldCharType="end"/>
          </w:r>
        </w:sdtContent>
      </w:sdt>
      <w:r w:rsidR="00C067D7" w:rsidRPr="00C930BC">
        <w:rPr>
          <w:rFonts w:cs="Helvetica"/>
        </w:rPr>
        <w:t>.</w:t>
      </w:r>
      <w:r w:rsidR="00577FDE" w:rsidRPr="00C930BC">
        <w:rPr>
          <w:rFonts w:cs="Helvetica"/>
        </w:rPr>
        <w:t xml:space="preserve"> </w:t>
      </w:r>
      <w:r w:rsidR="00933343" w:rsidRPr="00C930BC">
        <w:rPr>
          <w:rFonts w:cs="Helvetica"/>
        </w:rPr>
        <w:t>These frameworks' legal purpose is to uphold the principle of "Privacy by Design and by Default," which requires that all corporations be very clear about their intent to use and store the data collected and that the procedures used to obtain consent for non-essential tracking technologies are unambiguous</w:t>
      </w:r>
      <w:r w:rsidRPr="00C930BC">
        <w:rPr>
          <w:rFonts w:cs="Helvetica"/>
        </w:rPr>
        <w:t>.</w:t>
      </w:r>
    </w:p>
    <w:p w14:paraId="5886F13F" w14:textId="4BE1E4EA" w:rsidR="003274D1" w:rsidRPr="00C930BC" w:rsidRDefault="003274D1" w:rsidP="0000636F">
      <w:pPr>
        <w:rPr>
          <w:rFonts w:cs="Helvetica"/>
        </w:rPr>
      </w:pPr>
      <w:r w:rsidRPr="00C930BC">
        <w:rPr>
          <w:rFonts w:cs="Helvetica"/>
        </w:rPr>
        <w:t>The integration of mandatory privacy policies and cookie consent banners has completely transformed digital interfaces in response to these regulatory requirements. In theory, these consent management platforms (CMPs) enable people to control their digital footprints by eliminating the knowledge imbalance between businesses and customers. However, a seriously defective and frequently misleading privacy ecosystem has resulted from the practical use of these compliance methods.</w:t>
      </w:r>
    </w:p>
    <w:p w14:paraId="3417B57B" w14:textId="77777777" w:rsidR="003274D1" w:rsidRPr="00C930BC" w:rsidRDefault="003274D1" w:rsidP="0000636F">
      <w:pPr>
        <w:rPr>
          <w:rFonts w:cs="Helvetica"/>
        </w:rPr>
      </w:pPr>
    </w:p>
    <w:p w14:paraId="66CBA541" w14:textId="2C266895" w:rsidR="00577FDE" w:rsidRPr="00C930BC" w:rsidRDefault="00556EE9" w:rsidP="0000636F">
      <w:pPr>
        <w:pStyle w:val="Heading2"/>
        <w:spacing w:beforeLines="20" w:before="48" w:afterLines="20" w:after="48" w:line="240" w:lineRule="auto"/>
        <w:rPr>
          <w:rFonts w:cs="Helvetica"/>
          <w:b/>
          <w:bCs/>
        </w:rPr>
      </w:pPr>
      <w:bookmarkStart w:id="5" w:name="_Toc231230175"/>
      <w:bookmarkStart w:id="6" w:name="_Toc231563231"/>
      <w:r w:rsidRPr="00C930BC">
        <w:rPr>
          <w:rFonts w:cs="Helvetica"/>
          <w:b/>
          <w:bCs/>
        </w:rPr>
        <w:t>1.2 Problem Statement</w:t>
      </w:r>
      <w:bookmarkEnd w:id="5"/>
      <w:bookmarkEnd w:id="6"/>
    </w:p>
    <w:p w14:paraId="6599910E" w14:textId="77777777" w:rsidR="003274D1" w:rsidRPr="00C930BC" w:rsidRDefault="003274D1" w:rsidP="0000636F">
      <w:pPr>
        <w:rPr>
          <w:rFonts w:cs="Helvetica"/>
        </w:rPr>
      </w:pPr>
      <w:r w:rsidRPr="00C930BC">
        <w:rPr>
          <w:rFonts w:cs="Helvetica"/>
        </w:rPr>
        <w:t>There is a substantial operational gap between the company's technological compliance and regulatory requirements, despite strong legislative efforts. There are two main ways that users are alienated as a result of this ongoing gap:</w:t>
      </w:r>
    </w:p>
    <w:p w14:paraId="21F7AFF5" w14:textId="067243D2" w:rsidR="003274D1" w:rsidRPr="00C930BC" w:rsidRDefault="003274D1" w:rsidP="0000636F">
      <w:pPr>
        <w:rPr>
          <w:rFonts w:cs="Helvetica"/>
        </w:rPr>
      </w:pPr>
      <w:r w:rsidRPr="00C930BC">
        <w:rPr>
          <w:rFonts w:cs="Helvetica"/>
        </w:rPr>
        <w:t xml:space="preserve">First, written privacy policies </w:t>
      </w:r>
      <w:r w:rsidR="00491A6A" w:rsidRPr="00C930BC">
        <w:rPr>
          <w:rFonts w:cs="Helvetica"/>
        </w:rPr>
        <w:t xml:space="preserve">create significant </w:t>
      </w:r>
      <w:r w:rsidRPr="00C930BC">
        <w:rPr>
          <w:rFonts w:cs="Helvetica"/>
        </w:rPr>
        <w:t xml:space="preserve">information friction. They are written as comprehensive legal documents, often tens of thousands of words long, making them incomprehensible to the typical user. </w:t>
      </w:r>
      <w:sdt>
        <w:sdtPr>
          <w:rPr>
            <w:rFonts w:cs="Helvetica"/>
          </w:rPr>
          <w:id w:val="539473058"/>
          <w:citation/>
        </w:sdtPr>
        <w:sdtContent>
          <w:r w:rsidR="00C067D7" w:rsidRPr="00C930BC">
            <w:rPr>
              <w:rFonts w:cs="Helvetica"/>
            </w:rPr>
            <w:fldChar w:fldCharType="begin"/>
          </w:r>
          <w:r w:rsidR="00C067D7" w:rsidRPr="00C930BC">
            <w:rPr>
              <w:rFonts w:cs="Helvetica"/>
              <w:lang w:val="ro-RO"/>
            </w:rPr>
            <w:instrText xml:space="preserve"> CITATION Wil16 \l 1048 </w:instrText>
          </w:r>
          <w:r w:rsidR="00C067D7" w:rsidRPr="00C930BC">
            <w:rPr>
              <w:rFonts w:cs="Helvetica"/>
            </w:rPr>
            <w:fldChar w:fldCharType="separate"/>
          </w:r>
          <w:r w:rsidR="004814BA" w:rsidRPr="00C930BC">
            <w:rPr>
              <w:rFonts w:cs="Helvetica"/>
              <w:noProof/>
              <w:lang w:val="ro-RO"/>
            </w:rPr>
            <w:t xml:space="preserve"> (Wilson, et al., 2016)</w:t>
          </w:r>
          <w:r w:rsidR="00C067D7" w:rsidRPr="00C930BC">
            <w:rPr>
              <w:rFonts w:cs="Helvetica"/>
            </w:rPr>
            <w:fldChar w:fldCharType="end"/>
          </w:r>
        </w:sdtContent>
      </w:sdt>
      <w:r w:rsidR="00577FDE" w:rsidRPr="00C930BC">
        <w:rPr>
          <w:rFonts w:cs="Helvetica"/>
        </w:rPr>
        <w:t xml:space="preserve">. </w:t>
      </w:r>
      <w:r w:rsidRPr="00C930BC">
        <w:rPr>
          <w:rFonts w:cs="Helvetica"/>
        </w:rPr>
        <w:t>As a consequence, it is almost impossible for people to audit the data collection, third-party sharing, and retention policies of the many different domains they deal with on a regular basis.</w:t>
      </w:r>
    </w:p>
    <w:p w14:paraId="1B1636B6" w14:textId="234D70E6" w:rsidR="00577FDE" w:rsidRPr="00C930BC" w:rsidRDefault="00933343" w:rsidP="0000636F">
      <w:pPr>
        <w:rPr>
          <w:rFonts w:cs="Helvetica"/>
        </w:rPr>
      </w:pPr>
      <w:r w:rsidRPr="00C930BC">
        <w:rPr>
          <w:rFonts w:cs="Helvetica"/>
        </w:rPr>
        <w:t>Second, the way consent systems are put into practice often goes against the main ideas of the GDPR because of something called "compliance theater." Many organizations use "Dark Patterns," which are manipulative design choices, to hide opt-out options and push users to agre</w:t>
      </w:r>
      <w:r w:rsidR="003274D1" w:rsidRPr="00C930BC">
        <w:rPr>
          <w:rFonts w:cs="Helvetica"/>
        </w:rPr>
        <w:t>e</w:t>
      </w:r>
      <w:sdt>
        <w:sdtPr>
          <w:rPr>
            <w:rFonts w:cs="Helvetica"/>
          </w:rPr>
          <w:id w:val="1204055509"/>
          <w:citation/>
        </w:sdtPr>
        <w:sdtContent>
          <w:r w:rsidR="00C067D7" w:rsidRPr="00C930BC">
            <w:rPr>
              <w:rFonts w:cs="Helvetica"/>
            </w:rPr>
            <w:fldChar w:fldCharType="begin"/>
          </w:r>
          <w:r w:rsidR="00C067D7" w:rsidRPr="00C930BC">
            <w:rPr>
              <w:rFonts w:cs="Helvetica"/>
              <w:lang w:val="ro-RO"/>
            </w:rPr>
            <w:instrText xml:space="preserve"> CITATION Gra18 \l 1048 </w:instrText>
          </w:r>
          <w:r w:rsidR="00C067D7" w:rsidRPr="00C930BC">
            <w:rPr>
              <w:rFonts w:cs="Helvetica"/>
            </w:rPr>
            <w:fldChar w:fldCharType="separate"/>
          </w:r>
          <w:r w:rsidR="004814BA" w:rsidRPr="00C930BC">
            <w:rPr>
              <w:rFonts w:cs="Helvetica"/>
              <w:noProof/>
              <w:lang w:val="ro-RO"/>
            </w:rPr>
            <w:t xml:space="preserve"> (Gray, et al., 2018)</w:t>
          </w:r>
          <w:r w:rsidR="00C067D7" w:rsidRPr="00C930BC">
            <w:rPr>
              <w:rFonts w:cs="Helvetica"/>
            </w:rPr>
            <w:fldChar w:fldCharType="end"/>
          </w:r>
        </w:sdtContent>
      </w:sdt>
      <w:sdt>
        <w:sdtPr>
          <w:rPr>
            <w:rFonts w:cs="Helvetica"/>
          </w:rPr>
          <w:id w:val="895006716"/>
          <w:citation/>
        </w:sdtPr>
        <w:sdtContent>
          <w:r w:rsidR="00C067D7" w:rsidRPr="00C930BC">
            <w:rPr>
              <w:rFonts w:cs="Helvetica"/>
            </w:rPr>
            <w:fldChar w:fldCharType="begin"/>
          </w:r>
          <w:r w:rsidR="00C067D7" w:rsidRPr="00C930BC">
            <w:rPr>
              <w:rFonts w:cs="Helvetica"/>
              <w:lang w:val="ro-RO"/>
            </w:rPr>
            <w:instrText xml:space="preserve"> CITATION Nou20 \l 1048 </w:instrText>
          </w:r>
          <w:r w:rsidR="00C067D7" w:rsidRPr="00C930BC">
            <w:rPr>
              <w:rFonts w:cs="Helvetica"/>
            </w:rPr>
            <w:fldChar w:fldCharType="separate"/>
          </w:r>
          <w:r w:rsidR="004814BA" w:rsidRPr="00C930BC">
            <w:rPr>
              <w:rFonts w:cs="Helvetica"/>
              <w:noProof/>
              <w:lang w:val="ro-RO"/>
            </w:rPr>
            <w:t xml:space="preserve"> (Nouwens, et al., 2020)</w:t>
          </w:r>
          <w:r w:rsidR="00C067D7" w:rsidRPr="00C930BC">
            <w:rPr>
              <w:rFonts w:cs="Helvetica"/>
            </w:rPr>
            <w:fldChar w:fldCharType="end"/>
          </w:r>
        </w:sdtContent>
      </w:sdt>
      <w:r w:rsidR="00577FDE" w:rsidRPr="00C930BC">
        <w:rPr>
          <w:rFonts w:cs="Helvetica"/>
        </w:rPr>
        <w:t xml:space="preserve">. </w:t>
      </w:r>
      <w:r w:rsidRPr="00C930BC">
        <w:rPr>
          <w:rFonts w:cs="Helvetica"/>
          <w:szCs w:val="24"/>
        </w:rPr>
        <w:t>Recent studies show there is a gap between the user interface (UI) and the browser's Document Object Model (DOM). Many websites begin tracking data before getting user consent, which goes against default privacy settings, or they ignore users who say no</w:t>
      </w:r>
      <w:sdt>
        <w:sdtPr>
          <w:rPr>
            <w:rFonts w:cs="Helvetica"/>
          </w:rPr>
          <w:id w:val="1618637440"/>
          <w:citation/>
        </w:sdtPr>
        <w:sdtContent>
          <w:r w:rsidR="00C067D7" w:rsidRPr="00C930BC">
            <w:rPr>
              <w:rFonts w:cs="Helvetica"/>
            </w:rPr>
            <w:fldChar w:fldCharType="begin"/>
          </w:r>
          <w:r w:rsidR="00B84CEA" w:rsidRPr="00C930BC">
            <w:rPr>
              <w:rFonts w:cs="Helvetica"/>
              <w:lang w:val="ro-RO"/>
            </w:rPr>
            <w:instrText xml:space="preserve">CITATION Mat20 \l 1048 </w:instrText>
          </w:r>
          <w:r w:rsidR="00C067D7" w:rsidRPr="00C930BC">
            <w:rPr>
              <w:rFonts w:cs="Helvetica"/>
            </w:rPr>
            <w:fldChar w:fldCharType="separate"/>
          </w:r>
          <w:r w:rsidR="00B84CEA" w:rsidRPr="00C930BC">
            <w:rPr>
              <w:rFonts w:cs="Helvetica"/>
              <w:noProof/>
              <w:lang w:val="ro-RO"/>
            </w:rPr>
            <w:t xml:space="preserve"> (Matte, et al., 2020)</w:t>
          </w:r>
          <w:r w:rsidR="00C067D7" w:rsidRPr="00C930BC">
            <w:rPr>
              <w:rFonts w:cs="Helvetica"/>
            </w:rPr>
            <w:fldChar w:fldCharType="end"/>
          </w:r>
        </w:sdtContent>
      </w:sdt>
      <w:r w:rsidR="00577FDE" w:rsidRPr="00C930BC">
        <w:rPr>
          <w:rFonts w:cs="Helvetica"/>
        </w:rPr>
        <w:t xml:space="preserve">. </w:t>
      </w:r>
      <w:r w:rsidR="003274D1" w:rsidRPr="00C930BC">
        <w:rPr>
          <w:rFonts w:cs="Helvetica"/>
          <w:szCs w:val="24"/>
        </w:rPr>
        <w:t>End users do not yet have intuitive, real-time diagnostic tools to evaluate whether a domain's technological tracking behavior adheres to its legally disclosed privacy declarations</w:t>
      </w:r>
      <w:r w:rsidR="003274D1" w:rsidRPr="00C930BC">
        <w:rPr>
          <w:rFonts w:cs="Helvetica"/>
        </w:rPr>
        <w:t xml:space="preserve"> </w:t>
      </w:r>
      <w:sdt>
        <w:sdtPr>
          <w:rPr>
            <w:rFonts w:cs="Helvetica"/>
          </w:rPr>
          <w:id w:val="-971908619"/>
          <w:citation/>
        </w:sdtPr>
        <w:sdtContent>
          <w:r w:rsidR="00F50C0D" w:rsidRPr="00C930BC">
            <w:rPr>
              <w:rFonts w:cs="Helvetica"/>
            </w:rPr>
            <w:fldChar w:fldCharType="begin"/>
          </w:r>
          <w:r w:rsidR="00F50C0D" w:rsidRPr="00C930BC">
            <w:rPr>
              <w:rFonts w:cs="Helvetica"/>
              <w:lang w:val="ro-RO"/>
            </w:rPr>
            <w:instrText xml:space="preserve"> CITATION Zae20 \l 1048 </w:instrText>
          </w:r>
          <w:r w:rsidR="00F50C0D" w:rsidRPr="00C930BC">
            <w:rPr>
              <w:rFonts w:cs="Helvetica"/>
            </w:rPr>
            <w:fldChar w:fldCharType="separate"/>
          </w:r>
          <w:r w:rsidR="004814BA" w:rsidRPr="00C930BC">
            <w:rPr>
              <w:rFonts w:cs="Helvetica"/>
              <w:noProof/>
              <w:lang w:val="ro-RO"/>
            </w:rPr>
            <w:t xml:space="preserve"> (Zaeem, et al., 2020)</w:t>
          </w:r>
          <w:r w:rsidR="00F50C0D" w:rsidRPr="00C930BC">
            <w:rPr>
              <w:rFonts w:cs="Helvetica"/>
            </w:rPr>
            <w:fldChar w:fldCharType="end"/>
          </w:r>
        </w:sdtContent>
      </w:sdt>
      <w:r w:rsidR="00577FDE" w:rsidRPr="00C930BC">
        <w:rPr>
          <w:rFonts w:cs="Helvetica"/>
        </w:rPr>
        <w:t>.</w:t>
      </w:r>
    </w:p>
    <w:p w14:paraId="687595B8" w14:textId="77777777" w:rsidR="00006B5F" w:rsidRPr="00C930BC" w:rsidRDefault="00006B5F" w:rsidP="0000636F">
      <w:pPr>
        <w:spacing w:beforeLines="20" w:before="48" w:afterLines="20" w:after="48" w:line="240" w:lineRule="auto"/>
        <w:rPr>
          <w:rFonts w:cs="Helvetica"/>
        </w:rPr>
      </w:pPr>
    </w:p>
    <w:p w14:paraId="2C29E4C9" w14:textId="01FD9E19" w:rsidR="00577FDE" w:rsidRPr="00C930BC" w:rsidRDefault="00556EE9" w:rsidP="0000636F">
      <w:pPr>
        <w:pStyle w:val="Heading2"/>
        <w:spacing w:beforeLines="20" w:before="48" w:afterLines="20" w:after="48" w:line="240" w:lineRule="auto"/>
        <w:rPr>
          <w:rFonts w:cs="Helvetica"/>
          <w:b/>
          <w:bCs/>
        </w:rPr>
      </w:pPr>
      <w:bookmarkStart w:id="7" w:name="_Toc231230176"/>
      <w:bookmarkStart w:id="8" w:name="_Toc231563232"/>
      <w:r w:rsidRPr="00C930BC">
        <w:rPr>
          <w:rFonts w:cs="Helvetica"/>
          <w:b/>
          <w:bCs/>
        </w:rPr>
        <w:t>1.3 Research Objectives</w:t>
      </w:r>
      <w:bookmarkEnd w:id="7"/>
      <w:bookmarkEnd w:id="8"/>
    </w:p>
    <w:p w14:paraId="2DD06864" w14:textId="78DC52BB" w:rsidR="003274D1" w:rsidRPr="00C930BC" w:rsidRDefault="003274D1" w:rsidP="0000636F">
      <w:pPr>
        <w:pStyle w:val="BodyText"/>
        <w:spacing w:before="43"/>
        <w:rPr>
          <w:rFonts w:ascii="Helvetica" w:hAnsi="Helvetica" w:cs="Helvetica"/>
          <w:sz w:val="24"/>
          <w:szCs w:val="24"/>
        </w:rPr>
      </w:pPr>
      <w:r w:rsidRPr="00C930BC">
        <w:rPr>
          <w:rFonts w:ascii="Helvetica" w:hAnsi="Helvetica" w:cs="Helvetica"/>
          <w:sz w:val="24"/>
          <w:szCs w:val="24"/>
        </w:rPr>
        <w:t xml:space="preserve">The thesis's primary objective is to bridge the systemic gap between theoretical privacy claims and practical </w:t>
      </w:r>
      <w:r w:rsidR="00491A6A" w:rsidRPr="00C930BC">
        <w:rPr>
          <w:rFonts w:ascii="Helvetica" w:hAnsi="Helvetica" w:cs="Helvetica"/>
          <w:sz w:val="24"/>
          <w:szCs w:val="24"/>
        </w:rPr>
        <w:t>technical</w:t>
      </w:r>
      <w:r w:rsidRPr="00C930BC">
        <w:rPr>
          <w:rFonts w:ascii="Helvetica" w:hAnsi="Helvetica" w:cs="Helvetica"/>
          <w:sz w:val="24"/>
          <w:szCs w:val="24"/>
        </w:rPr>
        <w:t xml:space="preserve"> implementations. To accomplish this, </w:t>
      </w:r>
      <w:r w:rsidR="00491A6A" w:rsidRPr="00C930BC">
        <w:rPr>
          <w:rFonts w:ascii="Helvetica" w:hAnsi="Helvetica" w:cs="Helvetica"/>
          <w:sz w:val="24"/>
          <w:szCs w:val="24"/>
        </w:rPr>
        <w:t>the study presents</w:t>
      </w:r>
      <w:r w:rsidRPr="00C930BC">
        <w:rPr>
          <w:rFonts w:ascii="Helvetica" w:hAnsi="Helvetica" w:cs="Helvetica"/>
          <w:sz w:val="24"/>
          <w:szCs w:val="24"/>
        </w:rPr>
        <w:t xml:space="preserve"> the algorithmic development, architectural design, and concrete analysis of a client-side browser extension that protects privacy (Privacy Policy Analyzer &amp; Cookie Trax).</w:t>
      </w:r>
      <w:r w:rsidRPr="00C930BC">
        <w:rPr>
          <w:rFonts w:ascii="Helvetica" w:hAnsi="Helvetica" w:cs="Helvetica"/>
          <w:szCs w:val="24"/>
        </w:rPr>
        <w:t xml:space="preserve"> </w:t>
      </w:r>
      <w:r w:rsidRPr="00C930BC">
        <w:rPr>
          <w:rFonts w:ascii="Helvetica" w:hAnsi="Helvetica" w:cs="Helvetica"/>
          <w:sz w:val="24"/>
          <w:szCs w:val="24"/>
        </w:rPr>
        <w:t>The</w:t>
      </w:r>
      <w:r w:rsidRPr="00C930BC">
        <w:rPr>
          <w:rFonts w:ascii="Helvetica" w:hAnsi="Helvetica" w:cs="Helvetica"/>
          <w:spacing w:val="18"/>
          <w:sz w:val="24"/>
          <w:szCs w:val="24"/>
        </w:rPr>
        <w:t xml:space="preserve"> </w:t>
      </w:r>
      <w:r w:rsidRPr="00C930BC">
        <w:rPr>
          <w:rFonts w:ascii="Helvetica" w:hAnsi="Helvetica" w:cs="Helvetica"/>
          <w:sz w:val="24"/>
          <w:szCs w:val="24"/>
        </w:rPr>
        <w:lastRenderedPageBreak/>
        <w:t>specific,</w:t>
      </w:r>
      <w:r w:rsidRPr="00C930BC">
        <w:rPr>
          <w:rFonts w:ascii="Helvetica" w:hAnsi="Helvetica" w:cs="Helvetica"/>
          <w:spacing w:val="10"/>
          <w:sz w:val="24"/>
          <w:szCs w:val="24"/>
        </w:rPr>
        <w:t xml:space="preserve"> </w:t>
      </w:r>
      <w:r w:rsidRPr="00C930BC">
        <w:rPr>
          <w:rFonts w:ascii="Helvetica" w:hAnsi="Helvetica" w:cs="Helvetica"/>
          <w:sz w:val="24"/>
          <w:szCs w:val="24"/>
        </w:rPr>
        <w:t>measurable</w:t>
      </w:r>
      <w:r w:rsidRPr="00C930BC">
        <w:rPr>
          <w:rFonts w:ascii="Helvetica" w:hAnsi="Helvetica" w:cs="Helvetica"/>
          <w:spacing w:val="15"/>
          <w:sz w:val="24"/>
          <w:szCs w:val="24"/>
        </w:rPr>
        <w:t xml:space="preserve"> </w:t>
      </w:r>
      <w:r w:rsidRPr="00C930BC">
        <w:rPr>
          <w:rFonts w:ascii="Helvetica" w:hAnsi="Helvetica" w:cs="Helvetica"/>
          <w:sz w:val="24"/>
          <w:szCs w:val="24"/>
        </w:rPr>
        <w:t>objectives</w:t>
      </w:r>
      <w:r w:rsidRPr="00C930BC">
        <w:rPr>
          <w:rFonts w:ascii="Helvetica" w:hAnsi="Helvetica" w:cs="Helvetica"/>
          <w:spacing w:val="13"/>
          <w:sz w:val="24"/>
          <w:szCs w:val="24"/>
        </w:rPr>
        <w:t xml:space="preserve"> </w:t>
      </w:r>
      <w:r w:rsidRPr="00C930BC">
        <w:rPr>
          <w:rFonts w:ascii="Helvetica" w:hAnsi="Helvetica" w:cs="Helvetica"/>
          <w:sz w:val="24"/>
          <w:szCs w:val="24"/>
        </w:rPr>
        <w:t>of</w:t>
      </w:r>
      <w:r w:rsidRPr="00C930BC">
        <w:rPr>
          <w:rFonts w:ascii="Helvetica" w:hAnsi="Helvetica" w:cs="Helvetica"/>
          <w:spacing w:val="12"/>
          <w:sz w:val="24"/>
          <w:szCs w:val="24"/>
        </w:rPr>
        <w:t xml:space="preserve"> </w:t>
      </w:r>
      <w:r w:rsidRPr="00C930BC">
        <w:rPr>
          <w:rFonts w:ascii="Helvetica" w:hAnsi="Helvetica" w:cs="Helvetica"/>
          <w:sz w:val="24"/>
          <w:szCs w:val="24"/>
        </w:rPr>
        <w:t>this</w:t>
      </w:r>
      <w:r w:rsidRPr="00C930BC">
        <w:rPr>
          <w:rFonts w:ascii="Helvetica" w:hAnsi="Helvetica" w:cs="Helvetica"/>
          <w:spacing w:val="15"/>
          <w:sz w:val="24"/>
          <w:szCs w:val="24"/>
        </w:rPr>
        <w:t xml:space="preserve"> </w:t>
      </w:r>
      <w:r w:rsidRPr="00C930BC">
        <w:rPr>
          <w:rFonts w:ascii="Helvetica" w:hAnsi="Helvetica" w:cs="Helvetica"/>
          <w:sz w:val="24"/>
          <w:szCs w:val="24"/>
        </w:rPr>
        <w:t>research</w:t>
      </w:r>
      <w:r w:rsidRPr="00C930BC">
        <w:rPr>
          <w:rFonts w:ascii="Helvetica" w:hAnsi="Helvetica" w:cs="Helvetica"/>
          <w:spacing w:val="14"/>
          <w:sz w:val="24"/>
          <w:szCs w:val="24"/>
        </w:rPr>
        <w:t xml:space="preserve"> </w:t>
      </w:r>
      <w:r w:rsidRPr="00C930BC">
        <w:rPr>
          <w:rFonts w:ascii="Helvetica" w:hAnsi="Helvetica" w:cs="Helvetica"/>
          <w:spacing w:val="-4"/>
          <w:sz w:val="24"/>
          <w:szCs w:val="24"/>
        </w:rPr>
        <w:t>are:</w:t>
      </w:r>
    </w:p>
    <w:p w14:paraId="2B072BAC" w14:textId="2F417F39" w:rsidR="003274D1" w:rsidRPr="00C930BC" w:rsidRDefault="003274D1" w:rsidP="0000636F">
      <w:pPr>
        <w:pStyle w:val="BodyText"/>
        <w:spacing w:line="247" w:lineRule="auto"/>
        <w:ind w:right="160"/>
        <w:rPr>
          <w:rFonts w:ascii="Helvetica" w:hAnsi="Helvetica" w:cs="Helvetica"/>
          <w:sz w:val="24"/>
          <w:szCs w:val="24"/>
        </w:rPr>
      </w:pPr>
    </w:p>
    <w:p w14:paraId="5C9BD119" w14:textId="375EBED4" w:rsidR="003274D1" w:rsidRPr="00C930BC" w:rsidRDefault="003274D1" w:rsidP="0000636F">
      <w:pPr>
        <w:pStyle w:val="ListParagraph"/>
        <w:numPr>
          <w:ilvl w:val="0"/>
          <w:numId w:val="22"/>
        </w:numPr>
        <w:rPr>
          <w:rFonts w:cs="Helvetica"/>
          <w:lang w:val="en-GB" w:eastAsia="en-GB"/>
        </w:rPr>
      </w:pPr>
      <w:r w:rsidRPr="00C930BC">
        <w:rPr>
          <w:rFonts w:cs="Helvetica"/>
        </w:rPr>
        <w:t xml:space="preserve">Automated Static Analysis: To </w:t>
      </w:r>
      <w:r w:rsidR="00785EE9" w:rsidRPr="00C930BC">
        <w:rPr>
          <w:rFonts w:cs="Helvetica"/>
        </w:rPr>
        <w:t xml:space="preserve">develop </w:t>
      </w:r>
      <w:r w:rsidRPr="00C930BC">
        <w:rPr>
          <w:rFonts w:cs="Helvetica"/>
        </w:rPr>
        <w:t>a client-side, lightweight Natural Language</w:t>
      </w:r>
      <w:r w:rsidRPr="00C930BC">
        <w:rPr>
          <w:rFonts w:cs="Helvetica"/>
          <w:lang w:val="en-GB" w:eastAsia="en-GB"/>
        </w:rPr>
        <w:t xml:space="preserve"> Processing (NLP) system that can categorize risk vectors (such as third-party data brokering), instantly read complex privacy paperwork, and produce a concrete privacy risk metric.</w:t>
      </w:r>
    </w:p>
    <w:p w14:paraId="60B18372" w14:textId="77777777" w:rsidR="003274D1" w:rsidRPr="00C930BC" w:rsidRDefault="003274D1" w:rsidP="0000636F">
      <w:pPr>
        <w:pStyle w:val="ListParagraph"/>
        <w:numPr>
          <w:ilvl w:val="0"/>
          <w:numId w:val="22"/>
        </w:numPr>
        <w:rPr>
          <w:rFonts w:cs="Helvetica"/>
          <w:lang w:val="en-GB" w:eastAsia="en-GB"/>
        </w:rPr>
      </w:pPr>
      <w:r w:rsidRPr="00C930BC">
        <w:rPr>
          <w:rFonts w:cs="Helvetica"/>
          <w:lang w:val="en-GB" w:eastAsia="en-GB"/>
        </w:rPr>
        <w:t xml:space="preserve">Dynamic Storage Auditing: To provide a real-time browser storage scanner that can identify both deceptive local storage architectures (like </w:t>
      </w:r>
      <w:proofErr w:type="spellStart"/>
      <w:r w:rsidRPr="00C930BC">
        <w:rPr>
          <w:rFonts w:cs="Helvetica"/>
          <w:lang w:val="en-GB" w:eastAsia="en-GB"/>
        </w:rPr>
        <w:t>localStorage</w:t>
      </w:r>
      <w:proofErr w:type="spellEnd"/>
      <w:r w:rsidRPr="00C930BC">
        <w:rPr>
          <w:rFonts w:cs="Helvetica"/>
          <w:lang w:val="en-GB" w:eastAsia="en-GB"/>
        </w:rPr>
        <w:t>) and conventional HTTP cookies, with a focus on monitoring for pre-consent tracking violations.</w:t>
      </w:r>
    </w:p>
    <w:p w14:paraId="150CA4AD" w14:textId="77777777" w:rsidR="003274D1" w:rsidRPr="00C930BC" w:rsidRDefault="003274D1" w:rsidP="0000636F">
      <w:pPr>
        <w:pStyle w:val="ListParagraph"/>
        <w:numPr>
          <w:ilvl w:val="0"/>
          <w:numId w:val="22"/>
        </w:numPr>
        <w:rPr>
          <w:rFonts w:cs="Helvetica"/>
          <w:lang w:val="en-GB" w:eastAsia="en-GB"/>
        </w:rPr>
      </w:pPr>
      <w:r w:rsidRPr="00C930BC">
        <w:rPr>
          <w:rFonts w:cs="Helvetica"/>
          <w:lang w:val="en-GB" w:eastAsia="en-GB"/>
        </w:rPr>
        <w:t>Discrepancy Engine Implementation: To present a cross-referencing module that explicitly indicates ignored opt-outs and tests the logical consistency between a domain's consent banner interface, live tracking payload, and theoretical policy claims.</w:t>
      </w:r>
    </w:p>
    <w:p w14:paraId="211648C8" w14:textId="48CB9E43" w:rsidR="003274D1" w:rsidRPr="00C930BC" w:rsidRDefault="003274D1" w:rsidP="0000636F">
      <w:pPr>
        <w:pStyle w:val="ListParagraph"/>
        <w:numPr>
          <w:ilvl w:val="0"/>
          <w:numId w:val="22"/>
        </w:numPr>
        <w:rPr>
          <w:rFonts w:cs="Helvetica"/>
          <w:lang w:val="en-GB" w:eastAsia="en-GB"/>
        </w:rPr>
      </w:pPr>
      <w:r w:rsidRPr="00C930BC">
        <w:rPr>
          <w:rFonts w:cs="Helvetica"/>
          <w:lang w:val="en-GB" w:eastAsia="en-GB"/>
        </w:rPr>
        <w:t xml:space="preserve">Empirical Evaluation: To test </w:t>
      </w:r>
      <w:r w:rsidR="00785EE9" w:rsidRPr="00C930BC">
        <w:rPr>
          <w:rFonts w:cs="Helvetica"/>
        </w:rPr>
        <w:t xml:space="preserve">the </w:t>
      </w:r>
      <w:r w:rsidR="00785EE9" w:rsidRPr="00C930BC">
        <w:rPr>
          <w:rFonts w:cs="Helvetica"/>
          <w:lang w:eastAsia="en-GB"/>
        </w:rPr>
        <w:t>developed</w:t>
      </w:r>
      <w:r w:rsidR="00785EE9" w:rsidRPr="00C930BC">
        <w:rPr>
          <w:rFonts w:cs="Helvetica"/>
        </w:rPr>
        <w:t xml:space="preserve"> </w:t>
      </w:r>
      <w:r w:rsidRPr="00C930BC">
        <w:rPr>
          <w:rFonts w:cs="Helvetica"/>
          <w:lang w:val="en-GB" w:eastAsia="en-GB"/>
        </w:rPr>
        <w:t>application against a benchmark dataset of highly frequented global websites, providing data-driven feedback on the present level of digital privacy compliance.</w:t>
      </w:r>
    </w:p>
    <w:p w14:paraId="676D8C7F" w14:textId="77777777" w:rsidR="00577FDE" w:rsidRPr="00C930BC" w:rsidRDefault="00577FDE" w:rsidP="0000636F">
      <w:pPr>
        <w:pStyle w:val="Heading3"/>
        <w:spacing w:beforeLines="20" w:before="48" w:afterLines="20" w:after="48" w:line="240" w:lineRule="auto"/>
        <w:rPr>
          <w:rFonts w:ascii="Helvetica" w:eastAsia="Times New Roman" w:hAnsi="Helvetica" w:cs="Helvetica"/>
          <w:color w:val="auto"/>
          <w:lang w:val="en-GB" w:eastAsia="en-GB"/>
        </w:rPr>
      </w:pPr>
    </w:p>
    <w:p w14:paraId="03372E45" w14:textId="79A6C7EC" w:rsidR="00577FDE" w:rsidRPr="00C930BC" w:rsidRDefault="00556EE9" w:rsidP="0000636F">
      <w:pPr>
        <w:pStyle w:val="Heading2"/>
        <w:spacing w:beforeLines="20" w:before="48" w:afterLines="20" w:after="48" w:line="240" w:lineRule="auto"/>
        <w:rPr>
          <w:rFonts w:cs="Helvetica"/>
          <w:b/>
          <w:bCs/>
        </w:rPr>
      </w:pPr>
      <w:bookmarkStart w:id="9" w:name="_Toc231230177"/>
      <w:bookmarkStart w:id="10" w:name="_Toc231563233"/>
      <w:r w:rsidRPr="00C930BC">
        <w:rPr>
          <w:rFonts w:cs="Helvetica"/>
          <w:b/>
          <w:bCs/>
        </w:rPr>
        <w:t>1.4 Structure of the Thesis</w:t>
      </w:r>
      <w:bookmarkEnd w:id="9"/>
      <w:bookmarkEnd w:id="10"/>
    </w:p>
    <w:p w14:paraId="7C9B7004" w14:textId="441DDF30" w:rsidR="00556EE9" w:rsidRPr="00C930BC" w:rsidRDefault="003274D1" w:rsidP="0000636F">
      <w:pPr>
        <w:spacing w:beforeLines="20" w:before="48" w:afterLines="20" w:after="48" w:line="240" w:lineRule="auto"/>
        <w:rPr>
          <w:rFonts w:eastAsia="Times New Roman" w:cs="Helvetica"/>
          <w:szCs w:val="24"/>
          <w:lang w:val="en-GB" w:eastAsia="en-GB"/>
        </w:rPr>
      </w:pPr>
      <w:r w:rsidRPr="00C930BC">
        <w:rPr>
          <w:rFonts w:eastAsia="Times New Roman" w:cs="Helvetica"/>
          <w:szCs w:val="24"/>
          <w:lang w:val="en-GB" w:eastAsia="en-GB"/>
        </w:rPr>
        <w:t xml:space="preserve">In order to methodically handle the study objectives, this thesis is divided into six main chapters. After this introduction, Chapter 2 (Theoretical Framework) offers a thorough analysis of the GDPR's legal underpinnings, the technical aspects of web monitoring, and the Dark Pattern taxonomy. The application's software architecture is described in Chapter 3 (Methodology), which also provides justification for using a client-side JavaScript engine inside the Manifest V3 framework. The quantitative information and baseline measurements obtained from assessing the benchmark dataset are presented in Chapter 4 (Results). </w:t>
      </w:r>
      <w:r w:rsidR="00933343" w:rsidRPr="00C930BC">
        <w:rPr>
          <w:rFonts w:eastAsia="Times New Roman" w:cs="Helvetica"/>
          <w:szCs w:val="24"/>
          <w:lang w:val="en-GB" w:eastAsia="en-GB"/>
        </w:rPr>
        <w:t>Chapter 5 discusses these empirical results and uses specific architectural case studies to show how common fake consent is. Chapter 6 then summarizes the research findings, describes the application's technological limits, and suggests areas for future development.</w:t>
      </w:r>
      <w:r w:rsidR="0060102E" w:rsidRPr="00C930BC">
        <w:rPr>
          <w:rFonts w:eastAsia="Times New Roman" w:cs="Helvetica"/>
          <w:szCs w:val="24"/>
          <w:lang w:val="en-GB" w:eastAsia="en-GB"/>
        </w:rPr>
        <w:br w:type="page"/>
      </w:r>
    </w:p>
    <w:p w14:paraId="16F750C6" w14:textId="4683429C" w:rsidR="00DC1054" w:rsidRPr="00C930BC" w:rsidRDefault="00D11E0E" w:rsidP="009B2D1E">
      <w:pPr>
        <w:pStyle w:val="Heading1"/>
        <w:spacing w:beforeLines="20" w:before="48" w:afterLines="20" w:after="48" w:line="240" w:lineRule="auto"/>
        <w:jc w:val="center"/>
        <w:rPr>
          <w:rFonts w:cs="Helvetica"/>
          <w:b/>
          <w:bCs/>
        </w:rPr>
      </w:pPr>
      <w:bookmarkStart w:id="11" w:name="_Toc231230178"/>
      <w:bookmarkStart w:id="12" w:name="_Toc231563234"/>
      <w:r w:rsidRPr="00C930BC">
        <w:rPr>
          <w:rFonts w:cs="Helvetica"/>
          <w:b/>
          <w:bCs/>
        </w:rPr>
        <w:lastRenderedPageBreak/>
        <w:t>2.</w:t>
      </w:r>
      <w:r w:rsidR="00A34E32" w:rsidRPr="00C930BC">
        <w:rPr>
          <w:rFonts w:cs="Helvetica"/>
          <w:b/>
          <w:bCs/>
        </w:rPr>
        <w:t xml:space="preserve"> </w:t>
      </w:r>
      <w:r w:rsidR="00DC1054" w:rsidRPr="00C930BC">
        <w:rPr>
          <w:rFonts w:cs="Helvetica"/>
          <w:b/>
          <w:bCs/>
        </w:rPr>
        <w:t xml:space="preserve">Theoretical </w:t>
      </w:r>
      <w:r w:rsidR="009B2D1E" w:rsidRPr="00C930BC">
        <w:rPr>
          <w:rFonts w:cs="Helvetica"/>
          <w:b/>
          <w:bCs/>
        </w:rPr>
        <w:t>F</w:t>
      </w:r>
      <w:r w:rsidR="00DC1054" w:rsidRPr="00C930BC">
        <w:rPr>
          <w:rFonts w:cs="Helvetica"/>
          <w:b/>
          <w:bCs/>
        </w:rPr>
        <w:t>ramework</w:t>
      </w:r>
      <w:bookmarkEnd w:id="11"/>
      <w:bookmarkEnd w:id="12"/>
    </w:p>
    <w:p w14:paraId="633B9733" w14:textId="77777777" w:rsidR="00006B5F" w:rsidRPr="00C930BC" w:rsidRDefault="00006B5F" w:rsidP="0000636F">
      <w:pPr>
        <w:rPr>
          <w:rFonts w:cs="Helvetica"/>
        </w:rPr>
      </w:pPr>
    </w:p>
    <w:p w14:paraId="104E1CC0" w14:textId="4FD872F4" w:rsidR="00006B5F" w:rsidRPr="00C930BC" w:rsidRDefault="00785EE9"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lang w:val="en-US"/>
        </w:rPr>
        <w:t>The theoretical and technological basis of the empirical research are established in this chapter.</w:t>
      </w:r>
      <w:r w:rsidR="003274D1" w:rsidRPr="00C930BC">
        <w:rPr>
          <w:rFonts w:ascii="Helvetica" w:hAnsi="Helvetica" w:cs="Helvetica"/>
        </w:rPr>
        <w:t xml:space="preserve"> It investigates the systematic use of misleading user interface designs that evade legal compliance, analyses the current regulatory environment governing digital privacy, and breaks down the underlying web technologies used for the collection of information.</w:t>
      </w:r>
    </w:p>
    <w:p w14:paraId="05A81A44" w14:textId="77777777" w:rsidR="003274D1" w:rsidRPr="00C930BC" w:rsidRDefault="003274D1" w:rsidP="0000636F">
      <w:pPr>
        <w:pStyle w:val="NormalWeb"/>
        <w:spacing w:beforeLines="20" w:before="48" w:beforeAutospacing="0" w:afterLines="20" w:after="48" w:afterAutospacing="0"/>
        <w:jc w:val="both"/>
        <w:rPr>
          <w:rFonts w:ascii="Helvetica" w:hAnsi="Helvetica" w:cs="Helvetica"/>
        </w:rPr>
      </w:pPr>
    </w:p>
    <w:p w14:paraId="7F1C2B16" w14:textId="601313AB" w:rsidR="00006B5F" w:rsidRPr="00C930BC" w:rsidRDefault="00755D7B" w:rsidP="0000636F">
      <w:pPr>
        <w:pStyle w:val="Heading2"/>
        <w:spacing w:beforeLines="20" w:before="48" w:afterLines="20" w:after="48" w:line="240" w:lineRule="auto"/>
        <w:rPr>
          <w:rFonts w:cs="Helvetica"/>
          <w:b/>
          <w:bCs/>
        </w:rPr>
      </w:pPr>
      <w:bookmarkStart w:id="13" w:name="_Toc231230179"/>
      <w:bookmarkStart w:id="14" w:name="_Toc231563235"/>
      <w:r w:rsidRPr="00C930BC">
        <w:rPr>
          <w:rFonts w:cs="Helvetica"/>
          <w:b/>
          <w:bCs/>
        </w:rPr>
        <w:t>2.1 The Regulatory Landscape of Digital Privacy</w:t>
      </w:r>
      <w:bookmarkEnd w:id="13"/>
      <w:bookmarkEnd w:id="14"/>
    </w:p>
    <w:p w14:paraId="21F3C4F9" w14:textId="54F36DE6" w:rsidR="00257997" w:rsidRPr="00C930BC" w:rsidRDefault="003274D1"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Strong regulatory frameworks intended to safeguard consumer privacy have been required due to the data broking industry's exponential growth. The General Data Protection Regulation (GDPR) and the </w:t>
      </w:r>
      <w:proofErr w:type="spellStart"/>
      <w:r w:rsidRPr="00C930BC">
        <w:rPr>
          <w:rFonts w:ascii="Helvetica" w:hAnsi="Helvetica" w:cs="Helvetica"/>
        </w:rPr>
        <w:t>ePrivacy</w:t>
      </w:r>
      <w:proofErr w:type="spellEnd"/>
      <w:r w:rsidRPr="00C930BC">
        <w:rPr>
          <w:rFonts w:ascii="Helvetica" w:hAnsi="Helvetica" w:cs="Helvetica"/>
        </w:rPr>
        <w:t xml:space="preserve"> Directive are two overlapping pieces of legislation that largely govern this in the European Union.</w:t>
      </w:r>
    </w:p>
    <w:p w14:paraId="19CBFC3B" w14:textId="77777777" w:rsidR="003274D1" w:rsidRPr="00C930BC" w:rsidRDefault="003274D1" w:rsidP="0000636F">
      <w:pPr>
        <w:pStyle w:val="NormalWeb"/>
        <w:spacing w:beforeLines="20" w:before="48" w:beforeAutospacing="0" w:afterLines="20" w:after="48" w:afterAutospacing="0"/>
        <w:jc w:val="both"/>
        <w:rPr>
          <w:rFonts w:ascii="Helvetica" w:hAnsi="Helvetica" w:cs="Helvetica"/>
        </w:rPr>
      </w:pPr>
    </w:p>
    <w:p w14:paraId="08D71255" w14:textId="56E6763D"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15" w:name="_Toc231230180"/>
      <w:bookmarkStart w:id="16" w:name="_Toc231563236"/>
      <w:r w:rsidRPr="00C930BC">
        <w:rPr>
          <w:rFonts w:ascii="Helvetica" w:hAnsi="Helvetica" w:cs="Helvetica"/>
          <w:b/>
          <w:bCs/>
          <w:color w:val="000000" w:themeColor="text1"/>
        </w:rPr>
        <w:t>2.1.1 The General Data Protection Regulation (GDPR)</w:t>
      </w:r>
      <w:bookmarkEnd w:id="15"/>
      <w:bookmarkEnd w:id="16"/>
    </w:p>
    <w:p w14:paraId="2DAA0963" w14:textId="367AAAC1" w:rsidR="003274D1" w:rsidRPr="00C930BC" w:rsidRDefault="00005DF9" w:rsidP="00005DF9">
      <w:pPr>
        <w:rPr>
          <w:rFonts w:eastAsia="Times New Roman" w:cs="Helvetica"/>
          <w:szCs w:val="24"/>
          <w:lang w:val="en-GB" w:eastAsia="en-GB"/>
        </w:rPr>
      </w:pPr>
      <w:r w:rsidRPr="00C930BC">
        <w:rPr>
          <w:rFonts w:cs="Helvetica"/>
        </w:rPr>
        <w:t>The GDPR, introduced in 2018, is widely considered the most comprehensive data protection law in the world</w:t>
      </w:r>
      <w:sdt>
        <w:sdtPr>
          <w:rPr>
            <w:rFonts w:cs="Helvetica"/>
          </w:rPr>
          <w:id w:val="281847082"/>
          <w:citation/>
        </w:sdtPr>
        <w:sdtContent>
          <w:r w:rsidR="00F50C0D" w:rsidRPr="00C930BC">
            <w:rPr>
              <w:rFonts w:cs="Helvetica"/>
            </w:rPr>
            <w:fldChar w:fldCharType="begin"/>
          </w:r>
          <w:r w:rsidR="00F50C0D" w:rsidRPr="00C930BC">
            <w:rPr>
              <w:rFonts w:cs="Helvetica"/>
              <w:lang w:val="ro-RO"/>
            </w:rPr>
            <w:instrText xml:space="preserve"> CITATION Eur16 \l 1048 </w:instrText>
          </w:r>
          <w:r w:rsidR="00F50C0D" w:rsidRPr="00C930BC">
            <w:rPr>
              <w:rFonts w:cs="Helvetica"/>
            </w:rPr>
            <w:fldChar w:fldCharType="separate"/>
          </w:r>
          <w:r w:rsidR="004814BA" w:rsidRPr="00C930BC">
            <w:rPr>
              <w:rFonts w:cs="Helvetica"/>
              <w:noProof/>
              <w:lang w:val="ro-RO"/>
            </w:rPr>
            <w:t xml:space="preserve"> (European Parliament and Council of the European Union, 2016)</w:t>
          </w:r>
          <w:r w:rsidR="00F50C0D" w:rsidRPr="00C930BC">
            <w:rPr>
              <w:rFonts w:cs="Helvetica"/>
            </w:rPr>
            <w:fldChar w:fldCharType="end"/>
          </w:r>
        </w:sdtContent>
      </w:sdt>
      <w:r w:rsidR="00755D7B" w:rsidRPr="00C930BC">
        <w:rPr>
          <w:rFonts w:cs="Helvetica"/>
        </w:rPr>
        <w:t xml:space="preserve">. </w:t>
      </w:r>
      <w:r w:rsidR="003274D1" w:rsidRPr="00C930BC">
        <w:rPr>
          <w:rFonts w:cs="Helvetica"/>
        </w:rPr>
        <w:t xml:space="preserve">It defines privacy as a fundamental human right rather than just a consumer preference. </w:t>
      </w:r>
      <w:r w:rsidRPr="00C930BC">
        <w:rPr>
          <w:rFonts w:eastAsia="Times New Roman" w:cs="Helvetica"/>
          <w:szCs w:val="24"/>
          <w:lang w:val="en-GB" w:eastAsia="en-GB"/>
        </w:rPr>
        <w:t>Some key principles of the GDPR are especially relevant to our discussion:</w:t>
      </w:r>
    </w:p>
    <w:p w14:paraId="428D69B8" w14:textId="286B2818" w:rsidR="003274D1" w:rsidRPr="00C930BC" w:rsidRDefault="00755D7B" w:rsidP="0000636F">
      <w:pPr>
        <w:pStyle w:val="ListParagraph"/>
        <w:numPr>
          <w:ilvl w:val="0"/>
          <w:numId w:val="24"/>
        </w:numPr>
        <w:rPr>
          <w:rFonts w:eastAsia="Times New Roman" w:cs="Helvetica"/>
          <w:szCs w:val="24"/>
          <w:lang w:val="en-GB" w:eastAsia="en-GB"/>
        </w:rPr>
      </w:pPr>
      <w:r w:rsidRPr="00C930BC">
        <w:rPr>
          <w:rFonts w:cs="Helvetica"/>
          <w:b/>
          <w:bCs/>
        </w:rPr>
        <w:t>Transparency and Information Asymmetry:</w:t>
      </w:r>
      <w:r w:rsidRPr="00C930BC">
        <w:rPr>
          <w:rFonts w:cs="Helvetica"/>
        </w:rPr>
        <w:t xml:space="preserve"> </w:t>
      </w:r>
      <w:r w:rsidR="00005DF9" w:rsidRPr="00C930BC">
        <w:rPr>
          <w:rFonts w:eastAsia="Times New Roman" w:cs="Helvetica"/>
          <w:szCs w:val="24"/>
          <w:lang w:val="en-GB" w:eastAsia="en-GB"/>
        </w:rPr>
        <w:t>Article 12 says that business privacy policies must be brief, clear, easy to understand, and easy to find. Using complex legal language in privacy documents does not meet this standard.</w:t>
      </w:r>
    </w:p>
    <w:p w14:paraId="0F9B359C" w14:textId="3758A210" w:rsidR="003274D1" w:rsidRPr="00C930BC" w:rsidRDefault="00755D7B" w:rsidP="0000636F">
      <w:pPr>
        <w:pStyle w:val="ListParagraph"/>
        <w:numPr>
          <w:ilvl w:val="0"/>
          <w:numId w:val="24"/>
        </w:numPr>
        <w:rPr>
          <w:rFonts w:eastAsia="Times New Roman" w:cs="Helvetica"/>
          <w:szCs w:val="24"/>
          <w:lang w:val="en-GB" w:eastAsia="en-GB"/>
        </w:rPr>
      </w:pPr>
      <w:r w:rsidRPr="00C930BC">
        <w:rPr>
          <w:rFonts w:cs="Helvetica"/>
          <w:b/>
          <w:bCs/>
        </w:rPr>
        <w:t>Conditions for Consent</w:t>
      </w:r>
      <w:r w:rsidR="003274D1" w:rsidRPr="00C930BC">
        <w:rPr>
          <w:rFonts w:cs="Helvetica"/>
          <w:b/>
          <w:bCs/>
        </w:rPr>
        <w:t>:</w:t>
      </w:r>
      <w:r w:rsidR="003274D1" w:rsidRPr="00C930BC">
        <w:rPr>
          <w:rFonts w:cs="Helvetica"/>
        </w:rPr>
        <w:t xml:space="preserve"> </w:t>
      </w:r>
      <w:r w:rsidR="00005DF9" w:rsidRPr="00C930BC">
        <w:rPr>
          <w:rFonts w:cs="Helvetica"/>
        </w:rPr>
        <w:t>Article 7 says that consent must be given freely, clearly, and with full understanding. The law also states that revoking permission should be just as easy as granting it, but this is often overlooked in today’s online systems</w:t>
      </w:r>
    </w:p>
    <w:p w14:paraId="607E4DF9" w14:textId="77D70F48" w:rsidR="00006B5F" w:rsidRPr="00C930BC" w:rsidRDefault="00755D7B" w:rsidP="0000636F">
      <w:pPr>
        <w:pStyle w:val="NormalWeb"/>
        <w:numPr>
          <w:ilvl w:val="0"/>
          <w:numId w:val="24"/>
        </w:numPr>
        <w:spacing w:beforeLines="20" w:before="48" w:beforeAutospacing="0" w:afterLines="20" w:after="48" w:afterAutospacing="0"/>
        <w:jc w:val="both"/>
        <w:rPr>
          <w:rFonts w:ascii="Helvetica" w:hAnsi="Helvetica" w:cs="Helvetica"/>
        </w:rPr>
      </w:pPr>
      <w:r w:rsidRPr="00C930BC">
        <w:rPr>
          <w:rFonts w:ascii="Helvetica" w:hAnsi="Helvetica" w:cs="Helvetica"/>
          <w:b/>
          <w:bCs/>
        </w:rPr>
        <w:t>Privacy by Design and by Default:</w:t>
      </w:r>
      <w:r w:rsidRPr="00C930BC">
        <w:rPr>
          <w:rFonts w:ascii="Helvetica" w:hAnsi="Helvetica" w:cs="Helvetica"/>
        </w:rPr>
        <w:t xml:space="preserve"> </w:t>
      </w:r>
      <w:r w:rsidR="00005DF9" w:rsidRPr="00C930BC">
        <w:rPr>
          <w:rFonts w:ascii="Helvetica" w:hAnsi="Helvetica" w:cs="Helvetica"/>
        </w:rPr>
        <w:t>Article 25 states that data controllers must set up technical systems so that, by default, only the personal data needed for a specific reason is processed. This means non-essential tracking tools cannot be used until the user clearly agrees.</w:t>
      </w:r>
    </w:p>
    <w:p w14:paraId="73EBCEAD" w14:textId="77777777" w:rsidR="003274D1" w:rsidRPr="00C930BC" w:rsidRDefault="003274D1" w:rsidP="001B6005">
      <w:pPr>
        <w:pStyle w:val="NormalWeb"/>
        <w:spacing w:beforeLines="20" w:before="48" w:beforeAutospacing="0" w:afterLines="20" w:after="48" w:afterAutospacing="0"/>
        <w:jc w:val="both"/>
        <w:rPr>
          <w:rFonts w:ascii="Helvetica" w:hAnsi="Helvetica" w:cs="Helvetica"/>
        </w:rPr>
      </w:pPr>
    </w:p>
    <w:p w14:paraId="6396AC05" w14:textId="1FD849FE"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17" w:name="_Toc231230181"/>
      <w:bookmarkStart w:id="18" w:name="_Toc231563237"/>
      <w:r w:rsidRPr="00C930BC">
        <w:rPr>
          <w:rFonts w:ascii="Helvetica" w:hAnsi="Helvetica" w:cs="Helvetica"/>
          <w:b/>
          <w:bCs/>
          <w:color w:val="000000" w:themeColor="text1"/>
        </w:rPr>
        <w:t>2</w:t>
      </w:r>
      <w:r w:rsidRPr="00C930BC">
        <w:rPr>
          <w:rStyle w:val="Heading3Char"/>
          <w:rFonts w:ascii="Helvetica" w:hAnsi="Helvetica" w:cs="Helvetica"/>
          <w:b/>
          <w:bCs/>
          <w:color w:val="000000" w:themeColor="text1"/>
        </w:rPr>
        <w:t xml:space="preserve">.1.2 The </w:t>
      </w:r>
      <w:proofErr w:type="spellStart"/>
      <w:r w:rsidRPr="00C930BC">
        <w:rPr>
          <w:rStyle w:val="Heading3Char"/>
          <w:rFonts w:ascii="Helvetica" w:hAnsi="Helvetica" w:cs="Helvetica"/>
          <w:b/>
          <w:bCs/>
          <w:color w:val="000000" w:themeColor="text1"/>
        </w:rPr>
        <w:t>ePrivacy</w:t>
      </w:r>
      <w:proofErr w:type="spellEnd"/>
      <w:r w:rsidRPr="00C930BC">
        <w:rPr>
          <w:rStyle w:val="Heading3Char"/>
          <w:rFonts w:ascii="Helvetica" w:hAnsi="Helvetica" w:cs="Helvetica"/>
          <w:b/>
          <w:bCs/>
          <w:color w:val="000000" w:themeColor="text1"/>
        </w:rPr>
        <w:t xml:space="preserve"> Directive ("The Cookie Law")</w:t>
      </w:r>
      <w:bookmarkEnd w:id="17"/>
      <w:bookmarkEnd w:id="18"/>
    </w:p>
    <w:p w14:paraId="7DA4DAE4" w14:textId="466180C0" w:rsidR="00005DF9" w:rsidRPr="00C930BC" w:rsidRDefault="00785EE9" w:rsidP="00E95DDA">
      <w:pPr>
        <w:pStyle w:val="BodyText"/>
        <w:spacing w:line="247" w:lineRule="auto"/>
        <w:ind w:left="0" w:right="158"/>
        <w:rPr>
          <w:ins w:id="19" w:author="Diana Mitea" w:date="2026-06-13T16:08:00Z"/>
          <w:rFonts w:ascii="Helvetica" w:hAnsi="Helvetica" w:cs="Helvetica"/>
          <w:sz w:val="24"/>
          <w:szCs w:val="24"/>
        </w:rPr>
      </w:pPr>
      <w:r w:rsidRPr="00C930BC">
        <w:rPr>
          <w:rFonts w:ascii="Helvetica" w:hAnsi="Helvetica" w:cs="Helvetica"/>
          <w:sz w:val="24"/>
          <w:szCs w:val="24"/>
        </w:rPr>
        <w:t xml:space="preserve">The </w:t>
      </w:r>
      <w:proofErr w:type="spellStart"/>
      <w:r w:rsidRPr="00C930BC">
        <w:rPr>
          <w:rFonts w:ascii="Helvetica" w:hAnsi="Helvetica" w:cs="Helvetica"/>
          <w:sz w:val="24"/>
          <w:szCs w:val="24"/>
        </w:rPr>
        <w:t>ePrivacy</w:t>
      </w:r>
      <w:proofErr w:type="spellEnd"/>
      <w:r w:rsidRPr="00C930BC">
        <w:rPr>
          <w:rFonts w:ascii="Helvetica" w:hAnsi="Helvetica" w:cs="Helvetica"/>
          <w:sz w:val="24"/>
          <w:szCs w:val="24"/>
        </w:rPr>
        <w:t xml:space="preserve"> Directive regulates electronic communications and the use of tracking technologies, while the GDPR governs personal data more broadly. Except for strictly necessary functional operations, a website may not read from or write information, such as cookies, to a user's terminal device without prior consent (European Parliament and Council of the European Union, 2002). Together, the GDPR and the </w:t>
      </w:r>
      <w:proofErr w:type="spellStart"/>
      <w:r w:rsidRPr="00C930BC">
        <w:rPr>
          <w:rFonts w:ascii="Helvetica" w:hAnsi="Helvetica" w:cs="Helvetica"/>
          <w:sz w:val="24"/>
          <w:szCs w:val="24"/>
        </w:rPr>
        <w:t>ePrivacy</w:t>
      </w:r>
      <w:proofErr w:type="spellEnd"/>
      <w:r w:rsidRPr="00C930BC">
        <w:rPr>
          <w:rFonts w:ascii="Helvetica" w:hAnsi="Helvetica" w:cs="Helvetica"/>
          <w:sz w:val="24"/>
          <w:szCs w:val="24"/>
        </w:rPr>
        <w:t xml:space="preserve"> Directive require websites to use Consent Management Platforms (CMPs), commonly known as cookie banners.</w:t>
      </w:r>
    </w:p>
    <w:p w14:paraId="25952D3A" w14:textId="77777777" w:rsidR="001864B8" w:rsidRPr="00C930BC" w:rsidRDefault="001864B8" w:rsidP="00E95DDA">
      <w:pPr>
        <w:pStyle w:val="BodyText"/>
        <w:spacing w:line="247" w:lineRule="auto"/>
        <w:ind w:left="0" w:right="158"/>
        <w:rPr>
          <w:rFonts w:ascii="Helvetica" w:hAnsi="Helvetica" w:cs="Helvetica"/>
        </w:rPr>
      </w:pPr>
    </w:p>
    <w:p w14:paraId="0A36F82E" w14:textId="479B5E54" w:rsidR="00006B5F" w:rsidRPr="00C930BC" w:rsidRDefault="00755D7B" w:rsidP="0000636F">
      <w:pPr>
        <w:pStyle w:val="Heading2"/>
        <w:spacing w:beforeLines="20" w:before="48" w:afterLines="20" w:after="48" w:line="240" w:lineRule="auto"/>
        <w:rPr>
          <w:rFonts w:cs="Helvetica"/>
          <w:b/>
          <w:bCs/>
        </w:rPr>
      </w:pPr>
      <w:bookmarkStart w:id="20" w:name="_Toc231230182"/>
      <w:bookmarkStart w:id="21" w:name="_Toc231563238"/>
      <w:r w:rsidRPr="00C930BC">
        <w:rPr>
          <w:rFonts w:cs="Helvetica"/>
          <w:b/>
          <w:bCs/>
        </w:rPr>
        <w:t>2.2 Technical Mechanics of Digital Tracking</w:t>
      </w:r>
      <w:bookmarkEnd w:id="20"/>
      <w:bookmarkEnd w:id="21"/>
    </w:p>
    <w:p w14:paraId="7DA0E07C" w14:textId="36E39E55" w:rsidR="00006B5F" w:rsidRPr="00C930BC" w:rsidRDefault="00005DF9"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Understanding how digital tracking works is important for spotting compliance issues. The Hypertext Transfer Protocol (HTTP), which runs the web, is "stateless." This means the server does not remember what users did before. To keep track of things like whether a user is logged in, developers use browser storage APIs.</w:t>
      </w:r>
    </w:p>
    <w:p w14:paraId="553DE7BD" w14:textId="324CB5A4" w:rsidR="00005DF9" w:rsidRPr="00C930BC" w:rsidRDefault="00005DF9" w:rsidP="0000636F">
      <w:pPr>
        <w:pStyle w:val="NormalWeb"/>
        <w:spacing w:beforeLines="20" w:before="48" w:beforeAutospacing="0" w:afterLines="20" w:after="48" w:afterAutospacing="0"/>
        <w:jc w:val="both"/>
        <w:rPr>
          <w:ins w:id="22" w:author="Diana Mitea" w:date="2026-06-13T16:08:00Z"/>
          <w:rFonts w:ascii="Helvetica" w:hAnsi="Helvetica" w:cs="Helvetica"/>
        </w:rPr>
      </w:pPr>
    </w:p>
    <w:p w14:paraId="43E12F04" w14:textId="77777777" w:rsidR="001864B8" w:rsidRPr="00C930BC" w:rsidRDefault="001864B8" w:rsidP="0000636F">
      <w:pPr>
        <w:pStyle w:val="NormalWeb"/>
        <w:spacing w:beforeLines="20" w:before="48" w:beforeAutospacing="0" w:afterLines="20" w:after="48" w:afterAutospacing="0"/>
        <w:jc w:val="both"/>
        <w:rPr>
          <w:rFonts w:ascii="Helvetica" w:hAnsi="Helvetica" w:cs="Helvetica"/>
        </w:rPr>
      </w:pPr>
    </w:p>
    <w:p w14:paraId="2BA0098E" w14:textId="105BB5A7"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23" w:name="_Toc231230183"/>
      <w:bookmarkStart w:id="24" w:name="_Toc231563239"/>
      <w:r w:rsidRPr="00C930BC">
        <w:rPr>
          <w:rFonts w:ascii="Helvetica" w:hAnsi="Helvetica" w:cs="Helvetica"/>
          <w:b/>
          <w:bCs/>
          <w:color w:val="000000" w:themeColor="text1"/>
        </w:rPr>
        <w:lastRenderedPageBreak/>
        <w:t>2.2.1 HTTP Cookies and Third-Party Injection</w:t>
      </w:r>
      <w:bookmarkEnd w:id="23"/>
      <w:bookmarkEnd w:id="24"/>
      <w:r w:rsidRPr="00C930BC">
        <w:rPr>
          <w:rFonts w:ascii="Helvetica" w:hAnsi="Helvetica" w:cs="Helvetica"/>
          <w:b/>
          <w:bCs/>
          <w:color w:val="000000" w:themeColor="text1"/>
        </w:rPr>
        <w:t xml:space="preserve"> </w:t>
      </w:r>
    </w:p>
    <w:p w14:paraId="2E76816C" w14:textId="30DFBFA0" w:rsidR="00755D7B" w:rsidRPr="00C930BC" w:rsidRDefault="003274D1" w:rsidP="001B6005">
      <w:pPr>
        <w:pStyle w:val="BodyText"/>
        <w:spacing w:line="244" w:lineRule="auto"/>
        <w:ind w:left="0" w:right="159"/>
        <w:rPr>
          <w:rFonts w:ascii="Helvetica" w:hAnsi="Helvetica" w:cs="Helvetica"/>
          <w:sz w:val="24"/>
          <w:szCs w:val="24"/>
        </w:rPr>
      </w:pPr>
      <w:r w:rsidRPr="00C930BC">
        <w:rPr>
          <w:rFonts w:ascii="Helvetica" w:hAnsi="Helvetica" w:cs="Helvetica"/>
          <w:color w:val="000000" w:themeColor="text1"/>
          <w:sz w:val="24"/>
        </w:rPr>
        <w:t>Cookies are small, stateful text files injected into the browser's memory by a web server</w:t>
      </w:r>
      <w:r w:rsidR="00A34E32" w:rsidRPr="00C930BC">
        <w:rPr>
          <w:rFonts w:ascii="Helvetica" w:hAnsi="Helvetica" w:cs="Helvetica"/>
          <w:color w:val="000000" w:themeColor="text1"/>
          <w:sz w:val="24"/>
        </w:rPr>
        <w:t>.</w:t>
      </w:r>
      <w:sdt>
        <w:sdtPr>
          <w:rPr>
            <w:rFonts w:ascii="Helvetica" w:hAnsi="Helvetica" w:cs="Helvetica"/>
            <w:sz w:val="24"/>
          </w:rPr>
          <w:id w:val="676850467"/>
          <w:citation/>
        </w:sdtPr>
        <w:sdtContent>
          <w:r w:rsidR="00F50C0D" w:rsidRPr="00C930BC">
            <w:rPr>
              <w:rFonts w:ascii="Helvetica" w:hAnsi="Helvetica" w:cs="Helvetica"/>
              <w:sz w:val="24"/>
            </w:rPr>
            <w:fldChar w:fldCharType="begin"/>
          </w:r>
          <w:r w:rsidR="00F50C0D" w:rsidRPr="00C930BC">
            <w:rPr>
              <w:rFonts w:ascii="Helvetica" w:hAnsi="Helvetica" w:cs="Helvetica"/>
              <w:sz w:val="24"/>
              <w:lang w:val="ro-RO"/>
            </w:rPr>
            <w:instrText xml:space="preserve"> CITATION Bar11 \l 1048 </w:instrText>
          </w:r>
          <w:r w:rsidR="00F50C0D" w:rsidRPr="00C930BC">
            <w:rPr>
              <w:rFonts w:ascii="Helvetica" w:hAnsi="Helvetica" w:cs="Helvetica"/>
              <w:sz w:val="24"/>
            </w:rPr>
            <w:fldChar w:fldCharType="separate"/>
          </w:r>
          <w:r w:rsidR="004814BA" w:rsidRPr="00C930BC">
            <w:rPr>
              <w:rFonts w:ascii="Helvetica" w:hAnsi="Helvetica" w:cs="Helvetica"/>
              <w:sz w:val="24"/>
              <w:lang w:val="ro-RO"/>
            </w:rPr>
            <w:t xml:space="preserve"> (Barth, 2011)</w:t>
          </w:r>
          <w:r w:rsidR="00F50C0D" w:rsidRPr="00C930BC">
            <w:rPr>
              <w:rFonts w:ascii="Helvetica" w:hAnsi="Helvetica" w:cs="Helvetica"/>
              <w:sz w:val="24"/>
            </w:rPr>
            <w:fldChar w:fldCharType="end"/>
          </w:r>
        </w:sdtContent>
      </w:sdt>
      <w:r w:rsidR="00755D7B" w:rsidRPr="00C930BC">
        <w:rPr>
          <w:rFonts w:ascii="Helvetica" w:hAnsi="Helvetica" w:cs="Helvetica"/>
          <w:sz w:val="24"/>
        </w:rPr>
        <w:t xml:space="preserve">. </w:t>
      </w:r>
      <w:r w:rsidRPr="00C930BC">
        <w:rPr>
          <w:rFonts w:ascii="Helvetica" w:hAnsi="Helvetica" w:cs="Helvetica"/>
          <w:sz w:val="24"/>
          <w:szCs w:val="24"/>
        </w:rPr>
        <w:t>They are categorized by provenance and duration:</w:t>
      </w:r>
    </w:p>
    <w:p w14:paraId="134FCF86" w14:textId="5CCF66E8" w:rsidR="00755D7B" w:rsidRPr="00C930BC" w:rsidRDefault="00755D7B" w:rsidP="0000636F">
      <w:pPr>
        <w:pStyle w:val="NormalWeb"/>
        <w:numPr>
          <w:ilvl w:val="0"/>
          <w:numId w:val="11"/>
        </w:numPr>
        <w:spacing w:beforeLines="20" w:before="48" w:beforeAutospacing="0" w:afterLines="20" w:after="48" w:afterAutospacing="0"/>
        <w:jc w:val="both"/>
        <w:rPr>
          <w:rFonts w:ascii="Helvetica" w:hAnsi="Helvetica" w:cs="Helvetica"/>
        </w:rPr>
      </w:pPr>
      <w:r w:rsidRPr="00C930BC">
        <w:rPr>
          <w:rFonts w:ascii="Helvetica" w:hAnsi="Helvetica" w:cs="Helvetica"/>
          <w:b/>
          <w:bCs/>
        </w:rPr>
        <w:t>First-Party vs. Third-Party:</w:t>
      </w:r>
      <w:r w:rsidRPr="00C930BC">
        <w:rPr>
          <w:rFonts w:ascii="Helvetica" w:hAnsi="Helvetica" w:cs="Helvetica"/>
        </w:rPr>
        <w:t xml:space="preserve"> </w:t>
      </w:r>
      <w:r w:rsidR="00940596" w:rsidRPr="00C930BC">
        <w:rPr>
          <w:rFonts w:ascii="Helvetica" w:hAnsi="Helvetica" w:cs="Helvetica"/>
        </w:rPr>
        <w:t>First-party cookies originate from the website being visited, such as temu.com, and primarily ensure the proper functioning of the site. In contrast, third-party cookies are set by external domains, including google-analytics.com or facebook.com, via embedded code on the visited website. These third-party cookies enable tracking of user activity across multiple websites</w:t>
      </w:r>
      <w:sdt>
        <w:sdtPr>
          <w:rPr>
            <w:rFonts w:ascii="Helvetica" w:hAnsi="Helvetica" w:cs="Helvetica"/>
          </w:rPr>
          <w:id w:val="1220860747"/>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Eng16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(Englehardt &amp; Narayanan, 2016)</w:t>
          </w:r>
          <w:r w:rsidR="00F50C0D" w:rsidRPr="00C930BC">
            <w:rPr>
              <w:rFonts w:ascii="Helvetica" w:hAnsi="Helvetica" w:cs="Helvetica"/>
            </w:rPr>
            <w:fldChar w:fldCharType="end"/>
          </w:r>
        </w:sdtContent>
      </w:sdt>
      <w:r w:rsidRPr="00C930BC">
        <w:rPr>
          <w:rFonts w:ascii="Helvetica" w:hAnsi="Helvetica" w:cs="Helvetica"/>
        </w:rPr>
        <w:t>.</w:t>
      </w:r>
    </w:p>
    <w:p w14:paraId="2225FE45" w14:textId="7500BC35" w:rsidR="00006B5F" w:rsidRPr="00C930BC" w:rsidRDefault="00755D7B" w:rsidP="00210D92">
      <w:pPr>
        <w:pStyle w:val="NormalWeb"/>
        <w:numPr>
          <w:ilvl w:val="0"/>
          <w:numId w:val="11"/>
        </w:numPr>
        <w:spacing w:beforeLines="20" w:before="48" w:beforeAutospacing="0" w:afterLines="20" w:after="48" w:afterAutospacing="0"/>
        <w:jc w:val="both"/>
        <w:rPr>
          <w:rFonts w:ascii="Helvetica" w:hAnsi="Helvetica" w:cs="Helvetica"/>
        </w:rPr>
      </w:pPr>
      <w:r w:rsidRPr="00C930BC">
        <w:rPr>
          <w:rFonts w:ascii="Helvetica" w:hAnsi="Helvetica" w:cs="Helvetica"/>
          <w:b/>
          <w:bCs/>
        </w:rPr>
        <w:t>Session vs. Persistent:</w:t>
      </w:r>
      <w:r w:rsidRPr="00C930BC">
        <w:rPr>
          <w:rFonts w:ascii="Helvetica" w:hAnsi="Helvetica" w:cs="Helvetica"/>
        </w:rPr>
        <w:t xml:space="preserve"> </w:t>
      </w:r>
      <w:r w:rsidR="00940596" w:rsidRPr="00C930BC">
        <w:rPr>
          <w:rFonts w:ascii="Helvetica" w:hAnsi="Helvetica" w:cs="Helvetica"/>
        </w:rPr>
        <w:t>Session cookies are temporary and are deleted when the browser is closed. In contrast, persistent cookies remain for extended periods, sometimes exceeding one year, enabling websites to monitor user activity over time.</w:t>
      </w:r>
    </w:p>
    <w:p w14:paraId="3841439A" w14:textId="77777777" w:rsidR="00940596" w:rsidRPr="00C930BC" w:rsidRDefault="00940596" w:rsidP="00940596">
      <w:pPr>
        <w:pStyle w:val="NormalWeb"/>
        <w:spacing w:beforeLines="20" w:before="48" w:beforeAutospacing="0" w:afterLines="20" w:after="48" w:afterAutospacing="0"/>
        <w:ind w:left="720"/>
        <w:jc w:val="both"/>
        <w:rPr>
          <w:rFonts w:ascii="Helvetica" w:hAnsi="Helvetica" w:cs="Helvetica"/>
        </w:rPr>
      </w:pPr>
    </w:p>
    <w:p w14:paraId="3C931374" w14:textId="295487BC"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25" w:name="_Toc231230184"/>
      <w:bookmarkStart w:id="26" w:name="_Toc231563240"/>
      <w:r w:rsidRPr="00C930BC">
        <w:rPr>
          <w:rFonts w:ascii="Helvetica" w:hAnsi="Helvetica" w:cs="Helvetica"/>
          <w:b/>
          <w:bCs/>
          <w:color w:val="000000" w:themeColor="text1"/>
        </w:rPr>
        <w:t>2.2.2 Modern Evasion: HTML5 Web Storage APIs</w:t>
      </w:r>
      <w:bookmarkEnd w:id="25"/>
      <w:bookmarkEnd w:id="26"/>
      <w:r w:rsidRPr="00C930BC">
        <w:rPr>
          <w:rFonts w:ascii="Helvetica" w:hAnsi="Helvetica" w:cs="Helvetica"/>
          <w:b/>
          <w:bCs/>
          <w:color w:val="000000" w:themeColor="text1"/>
        </w:rPr>
        <w:t xml:space="preserve"> </w:t>
      </w:r>
    </w:p>
    <w:p w14:paraId="5E412FFF" w14:textId="098B7A38"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As browser vendors (such as Apple's Safari and Mozilla's Firefox) began automatically blocking third-party HTTP cookies to enhance user privacy, data aggregators evolved their methodologies. Modern platforms frequently bypass standard HTTP cookies entirely, utilizing HTML5 Web Storage APIs (</w:t>
      </w:r>
      <w:proofErr w:type="spellStart"/>
      <w:r w:rsidRPr="00C930BC">
        <w:rPr>
          <w:rFonts w:ascii="Helvetica" w:hAnsi="Helvetica" w:cs="Helvetica"/>
        </w:rPr>
        <w:t>localStorage</w:t>
      </w:r>
      <w:proofErr w:type="spellEnd"/>
      <w:r w:rsidRPr="00C930BC">
        <w:rPr>
          <w:rFonts w:ascii="Helvetica" w:hAnsi="Helvetica" w:cs="Helvetica"/>
        </w:rPr>
        <w:t xml:space="preserve"> and sessionStorage)</w:t>
      </w:r>
      <w:r w:rsidR="00E36C98" w:rsidRPr="00C930BC">
        <w:rPr>
          <w:rFonts w:ascii="Helvetica" w:hAnsi="Helvetica" w:cs="Helvetica"/>
        </w:rPr>
        <w:t>.</w:t>
      </w:r>
      <w:sdt>
        <w:sdtPr>
          <w:rPr>
            <w:rFonts w:ascii="Helvetica" w:hAnsi="Helvetica" w:cs="Helvetica"/>
          </w:rPr>
          <w:id w:val="-1833979268"/>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Wor16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(World Wide Web Consortium, 2016)</w:t>
          </w:r>
          <w:r w:rsidR="00F50C0D" w:rsidRPr="00C930BC">
            <w:rPr>
              <w:rFonts w:ascii="Helvetica" w:hAnsi="Helvetica" w:cs="Helvetica"/>
            </w:rPr>
            <w:fldChar w:fldCharType="end"/>
          </w:r>
        </w:sdtContent>
      </w:sdt>
      <w:r w:rsidR="00755D7B" w:rsidRPr="00C930BC">
        <w:rPr>
          <w:rFonts w:ascii="Helvetica" w:hAnsi="Helvetica" w:cs="Helvetica"/>
        </w:rPr>
        <w:t>.</w:t>
      </w:r>
    </w:p>
    <w:p w14:paraId="05DB4173" w14:textId="2222626C"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Client-side JavaScript is utilized to directly query and manipulate data in </w:t>
      </w:r>
      <w:proofErr w:type="spellStart"/>
      <w:r w:rsidRPr="00C930BC">
        <w:rPr>
          <w:rFonts w:ascii="Helvetica" w:hAnsi="Helvetica" w:cs="Helvetica"/>
        </w:rPr>
        <w:t>localStorage</w:t>
      </w:r>
      <w:proofErr w:type="spellEnd"/>
      <w:r w:rsidRPr="00C930BC">
        <w:rPr>
          <w:rFonts w:ascii="Helvetica" w:hAnsi="Helvetica" w:cs="Helvetica"/>
        </w:rPr>
        <w:t>, in opposition to cookies, which are automatically linked to HTTP requests. Given this architecture, developers can store enormous volumes of tracking IDs locally, frequently bypassing legacy compliance checks and simple cookie-blocking extensions.</w:t>
      </w:r>
      <w:sdt>
        <w:sdtPr>
          <w:rPr>
            <w:rFonts w:ascii="Helvetica" w:hAnsi="Helvetica" w:cs="Helvetica"/>
          </w:rPr>
          <w:id w:val="309299665"/>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AlR19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(Al-Rousan, et al., 2019)</w:t>
          </w:r>
          <w:r w:rsidR="00F50C0D" w:rsidRPr="00C930BC">
            <w:rPr>
              <w:rFonts w:ascii="Helvetica" w:hAnsi="Helvetica" w:cs="Helvetica"/>
            </w:rPr>
            <w:fldChar w:fldCharType="end"/>
          </w:r>
        </w:sdtContent>
      </w:sdt>
      <w:sdt>
        <w:sdtPr>
          <w:rPr>
            <w:rFonts w:ascii="Helvetica" w:hAnsi="Helvetica" w:cs="Helvetica"/>
          </w:rPr>
          <w:id w:val="537776682"/>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Rod18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(Rodriguez &amp; Posegga, 2018)</w:t>
          </w:r>
          <w:r w:rsidR="00F50C0D" w:rsidRPr="00C930BC">
            <w:rPr>
              <w:rFonts w:ascii="Helvetica" w:hAnsi="Helvetica" w:cs="Helvetica"/>
            </w:rPr>
            <w:fldChar w:fldCharType="end"/>
          </w:r>
        </w:sdtContent>
      </w:sdt>
      <w:r w:rsidR="00755D7B" w:rsidRPr="00C930BC">
        <w:rPr>
          <w:rFonts w:ascii="Helvetica" w:hAnsi="Helvetica" w:cs="Helvetica"/>
        </w:rPr>
        <w:t>.</w:t>
      </w:r>
    </w:p>
    <w:p w14:paraId="41E6FA93" w14:textId="77777777" w:rsidR="00006B5F" w:rsidRPr="00C930BC" w:rsidRDefault="00006B5F" w:rsidP="0000636F">
      <w:pPr>
        <w:pStyle w:val="NormalWeb"/>
        <w:spacing w:beforeLines="20" w:before="48" w:beforeAutospacing="0" w:afterLines="20" w:after="48" w:afterAutospacing="0"/>
        <w:jc w:val="both"/>
        <w:rPr>
          <w:rFonts w:ascii="Helvetica" w:hAnsi="Helvetica" w:cs="Helvetica"/>
        </w:rPr>
      </w:pPr>
    </w:p>
    <w:p w14:paraId="6D64F697" w14:textId="2AE7F663" w:rsidR="00006B5F" w:rsidRPr="00C930BC" w:rsidRDefault="00B60215" w:rsidP="0000636F">
      <w:pPr>
        <w:pStyle w:val="Heading3"/>
        <w:spacing w:beforeLines="20" w:before="48" w:afterLines="20" w:after="48" w:line="240" w:lineRule="auto"/>
        <w:rPr>
          <w:rFonts w:ascii="Helvetica" w:hAnsi="Helvetica" w:cs="Helvetica"/>
          <w:b/>
          <w:bCs/>
          <w:color w:val="auto"/>
        </w:rPr>
      </w:pPr>
      <w:bookmarkStart w:id="27" w:name="_Toc231230185"/>
      <w:bookmarkStart w:id="28" w:name="_Toc231563241"/>
      <w:r w:rsidRPr="00C930BC">
        <w:rPr>
          <w:rFonts w:ascii="Helvetica" w:hAnsi="Helvetica" w:cs="Helvetica"/>
          <w:b/>
          <w:bCs/>
          <w:color w:val="auto"/>
        </w:rPr>
        <w:t>2.2.3 Stateless Tracking: Browser Fingerprinting</w:t>
      </w:r>
      <w:bookmarkEnd w:id="27"/>
      <w:bookmarkEnd w:id="28"/>
      <w:r w:rsidRPr="00C930BC">
        <w:rPr>
          <w:rFonts w:ascii="Helvetica" w:hAnsi="Helvetica" w:cs="Helvetica"/>
          <w:b/>
          <w:bCs/>
          <w:color w:val="auto"/>
        </w:rPr>
        <w:t xml:space="preserve"> </w:t>
      </w:r>
    </w:p>
    <w:p w14:paraId="4D15A03B" w14:textId="77777777" w:rsidR="002867FF"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While HTTP cookies and HTML5 Web Storage represent stateful tracking mechanisms— meaning they actively store data on the user's terminal equipment—the digital advertising ecosystem is increasingly migrating toward "stateless" tracking techniques to evade regulatory scrutiny. The most prominent of these methods is browser fingerprinting.</w:t>
      </w:r>
    </w:p>
    <w:p w14:paraId="7E0E8C7A" w14:textId="77777777" w:rsidR="002867FF"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Unlike traditional cookies, fingerprinting does not require the website to store a text file on the user's device. Instead, the website utilizes background JavaScript to quietly query the user's browser for hundreds of specific configuration details</w:t>
      </w:r>
      <w:sdt>
        <w:sdtPr>
          <w:rPr>
            <w:rFonts w:ascii="Helvetica" w:hAnsi="Helvetica" w:cs="Helvetica"/>
          </w:rPr>
          <w:id w:val="-178743830"/>
          <w:citation/>
        </w:sdtPr>
        <w:sdtContent>
          <w:r w:rsidR="00431C0D" w:rsidRPr="00C930BC">
            <w:rPr>
              <w:rFonts w:ascii="Helvetica" w:hAnsi="Helvetica" w:cs="Helvetica"/>
            </w:rPr>
            <w:fldChar w:fldCharType="begin"/>
          </w:r>
          <w:r w:rsidR="00431C0D" w:rsidRPr="00C930BC">
            <w:rPr>
              <w:rFonts w:ascii="Helvetica" w:hAnsi="Helvetica" w:cs="Helvetica"/>
              <w:lang w:val="ro-RO"/>
            </w:rPr>
            <w:instrText xml:space="preserve"> CITATION Mow12 \l 1048 </w:instrText>
          </w:r>
          <w:r w:rsidR="00431C0D" w:rsidRPr="00C930BC">
            <w:rPr>
              <w:rFonts w:ascii="Helvetica" w:hAnsi="Helvetica" w:cs="Helvetica"/>
            </w:rPr>
            <w:fldChar w:fldCharType="separate"/>
          </w:r>
          <w:r w:rsidR="004814BA" w:rsidRPr="00C930BC">
            <w:rPr>
              <w:rFonts w:ascii="Helvetica" w:hAnsi="Helvetica" w:cs="Helvetica"/>
              <w:noProof/>
              <w:lang w:val="ro-RO"/>
            </w:rPr>
            <w:t xml:space="preserve"> (Mowery &amp; Shacham, 2012)</w:t>
          </w:r>
          <w:r w:rsidR="00431C0D" w:rsidRPr="00C930BC">
            <w:rPr>
              <w:rFonts w:ascii="Helvetica" w:hAnsi="Helvetica" w:cs="Helvetica"/>
            </w:rPr>
            <w:fldChar w:fldCharType="end"/>
          </w:r>
        </w:sdtContent>
      </w:sdt>
      <w:r w:rsidR="00B60215" w:rsidRPr="00C930BC">
        <w:rPr>
          <w:rFonts w:ascii="Helvetica" w:hAnsi="Helvetica" w:cs="Helvetica"/>
        </w:rPr>
        <w:t xml:space="preserve">. </w:t>
      </w:r>
      <w:r w:rsidRPr="00C930BC">
        <w:rPr>
          <w:rFonts w:ascii="Helvetica" w:hAnsi="Helvetica" w:cs="Helvetica"/>
        </w:rPr>
        <w:t>The operating system, screen resolution, installed system fonts, time zone, language settings, and even the particular rendering properties of the device's graphics card are examples of these data fragments. (Canvas fingerprinting).</w:t>
      </w:r>
    </w:p>
    <w:p w14:paraId="2BB09B80" w14:textId="34ED809E" w:rsidR="00B60215" w:rsidRPr="00C930BC" w:rsidRDefault="0094059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The combination of these small data elements generates a unique cryptographic hash, or "fingerprint," capable of identifying a user with over 99% accuracy. </w:t>
      </w:r>
      <w:r w:rsidR="002867FF" w:rsidRPr="00C930BC">
        <w:rPr>
          <w:rFonts w:ascii="Helvetica" w:hAnsi="Helvetica" w:cs="Helvetica"/>
        </w:rPr>
        <w:t>Fingerprinting totally avoids conventional cookie-blocking extensions and local storage audits because it depends on the device's intrinsic properties rather than injected data. Fingerprinting is extremely troublesome from a regulatory standpoint under the GDPR; it functions hidden, provides no technological means for the user to "clear" or remove the tracker, and makes consent verification nearly impossible. Although the Privacy Policy Analyzer &amp; Cookie Trax's current version concentrates on stateful storage APIs, it is crucial to recognize the growing trend of stateless fingerprinting in order to comprehend the entire range of technical evasion techniques used by modern domains</w:t>
      </w:r>
      <w:r w:rsidR="00E36C98" w:rsidRPr="00C930BC">
        <w:rPr>
          <w:rFonts w:ascii="Helvetica" w:hAnsi="Helvetica" w:cs="Helvetica"/>
        </w:rPr>
        <w:t>.</w:t>
      </w:r>
    </w:p>
    <w:p w14:paraId="395F2D79" w14:textId="77777777" w:rsidR="00006B5F" w:rsidRPr="00C930BC" w:rsidRDefault="00006B5F" w:rsidP="0000636F">
      <w:pPr>
        <w:pStyle w:val="NormalWeb"/>
        <w:spacing w:beforeLines="20" w:before="48" w:beforeAutospacing="0" w:afterLines="20" w:after="48" w:afterAutospacing="0"/>
        <w:jc w:val="both"/>
        <w:rPr>
          <w:rFonts w:ascii="Helvetica" w:hAnsi="Helvetica" w:cs="Helvetica"/>
        </w:rPr>
      </w:pPr>
    </w:p>
    <w:p w14:paraId="6F3DA353" w14:textId="1FE40B8F" w:rsidR="00006B5F" w:rsidRPr="00C930BC" w:rsidRDefault="00755D7B" w:rsidP="0000636F">
      <w:pPr>
        <w:pStyle w:val="Heading2"/>
        <w:spacing w:beforeLines="20" w:before="48" w:afterLines="20" w:after="48" w:line="240" w:lineRule="auto"/>
        <w:rPr>
          <w:rFonts w:cs="Helvetica"/>
          <w:b/>
          <w:bCs/>
        </w:rPr>
      </w:pPr>
      <w:bookmarkStart w:id="29" w:name="_Toc231230186"/>
      <w:bookmarkStart w:id="30" w:name="_Toc231563242"/>
      <w:r w:rsidRPr="00C930BC">
        <w:rPr>
          <w:rFonts w:cs="Helvetica"/>
          <w:b/>
          <w:bCs/>
        </w:rPr>
        <w:lastRenderedPageBreak/>
        <w:t>2.3 Deceptive Design and Compliance Evasion</w:t>
      </w:r>
      <w:bookmarkEnd w:id="29"/>
      <w:bookmarkEnd w:id="30"/>
    </w:p>
    <w:p w14:paraId="2EF38866" w14:textId="7D8AD3A7" w:rsidR="00006B5F"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The digital economy's default data-harvesting model was upended by the requirement to get express consent. To sustain high opt-in rates, the industry responded by widely implementing hostile UI/UX tactics, which are officially known as "Deceptive Design" or "Dark Patterns."</w:t>
      </w:r>
    </w:p>
    <w:p w14:paraId="51E6A747" w14:textId="77777777" w:rsidR="002867FF" w:rsidRPr="00C930BC" w:rsidRDefault="002867FF" w:rsidP="0000636F">
      <w:pPr>
        <w:pStyle w:val="NormalWeb"/>
        <w:spacing w:beforeLines="20" w:before="48" w:beforeAutospacing="0" w:afterLines="20" w:after="48" w:afterAutospacing="0"/>
        <w:jc w:val="both"/>
        <w:rPr>
          <w:rFonts w:ascii="Helvetica" w:hAnsi="Helvetica" w:cs="Helvetica"/>
        </w:rPr>
      </w:pPr>
    </w:p>
    <w:p w14:paraId="3D629ACB" w14:textId="0A9C2D64"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31" w:name="_Toc231230187"/>
      <w:bookmarkStart w:id="32" w:name="_Toc231563243"/>
      <w:r w:rsidRPr="00C930BC">
        <w:rPr>
          <w:rFonts w:ascii="Helvetica" w:hAnsi="Helvetica" w:cs="Helvetica"/>
          <w:b/>
          <w:bCs/>
          <w:color w:val="000000" w:themeColor="text1"/>
        </w:rPr>
        <w:t>2.3.1 The Taxonomy of Dark Patterns</w:t>
      </w:r>
      <w:bookmarkEnd w:id="31"/>
      <w:bookmarkEnd w:id="32"/>
    </w:p>
    <w:p w14:paraId="43F78E17" w14:textId="18EC986A" w:rsidR="00755D7B" w:rsidRPr="00C930BC" w:rsidRDefault="0094059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Dark Patterns refer to user interface designs that leverage cognitive biases to influence user choices and obtain consent, frequently compromising individual autonomy</w:t>
      </w:r>
      <w:sdt>
        <w:sdtPr>
          <w:rPr>
            <w:rFonts w:ascii="Helvetica" w:hAnsi="Helvetica" w:cs="Helvetica"/>
          </w:rPr>
          <w:id w:val="-1231845603"/>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Gra18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(Gray, et al., 2018)</w:t>
          </w:r>
          <w:r w:rsidR="00F50C0D" w:rsidRPr="00C930BC">
            <w:rPr>
              <w:rFonts w:ascii="Helvetica" w:hAnsi="Helvetica" w:cs="Helvetica"/>
            </w:rPr>
            <w:fldChar w:fldCharType="end"/>
          </w:r>
        </w:sdtContent>
      </w:sdt>
      <w:sdt>
        <w:sdtPr>
          <w:rPr>
            <w:rFonts w:ascii="Helvetica" w:hAnsi="Helvetica" w:cs="Helvetica"/>
          </w:rPr>
          <w:id w:val="-707419412"/>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Koc23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(Kocyigit, et al., 2023)</w:t>
          </w:r>
          <w:r w:rsidR="00F50C0D" w:rsidRPr="00C930BC">
            <w:rPr>
              <w:rFonts w:ascii="Helvetica" w:hAnsi="Helvetica" w:cs="Helvetica"/>
            </w:rPr>
            <w:fldChar w:fldCharType="end"/>
          </w:r>
        </w:sdtContent>
      </w:sdt>
      <w:r w:rsidR="00755D7B" w:rsidRPr="00C930BC">
        <w:rPr>
          <w:rFonts w:ascii="Helvetica" w:hAnsi="Helvetica" w:cs="Helvetica"/>
        </w:rPr>
        <w:t>. Common manifestations within Consent Management Platforms include:</w:t>
      </w:r>
    </w:p>
    <w:p w14:paraId="0B12DEE7" w14:textId="74E9DB6D" w:rsidR="00755D7B" w:rsidRPr="00C930BC" w:rsidRDefault="00755D7B" w:rsidP="0000636F">
      <w:pPr>
        <w:pStyle w:val="NormalWeb"/>
        <w:numPr>
          <w:ilvl w:val="0"/>
          <w:numId w:val="12"/>
        </w:numPr>
        <w:spacing w:beforeLines="20" w:before="48" w:beforeAutospacing="0" w:afterLines="20" w:after="48" w:afterAutospacing="0"/>
        <w:jc w:val="both"/>
        <w:rPr>
          <w:rFonts w:ascii="Helvetica" w:hAnsi="Helvetica" w:cs="Helvetica"/>
        </w:rPr>
      </w:pPr>
      <w:r w:rsidRPr="00C930BC">
        <w:rPr>
          <w:rFonts w:ascii="Helvetica" w:hAnsi="Helvetica" w:cs="Helvetica"/>
          <w:b/>
          <w:bCs/>
        </w:rPr>
        <w:t>Visual Interference:</w:t>
      </w:r>
      <w:r w:rsidRPr="00C930BC">
        <w:rPr>
          <w:rFonts w:ascii="Helvetica" w:hAnsi="Helvetica" w:cs="Helvetica"/>
        </w:rPr>
        <w:t xml:space="preserve"> </w:t>
      </w:r>
      <w:r w:rsidR="00940596" w:rsidRPr="00C930BC">
        <w:rPr>
          <w:rFonts w:ascii="Helvetica" w:hAnsi="Helvetica" w:cs="Helvetica"/>
        </w:rPr>
        <w:t>Bright, contrasting colours should be applied to the "Accept All" button to enhance its visibility, whereas the "Decline" and "Manage Settings" options should utilize muted, low-contrast text</w:t>
      </w:r>
      <w:sdt>
        <w:sdtPr>
          <w:rPr>
            <w:rFonts w:ascii="Helvetica" w:hAnsi="Helvetica" w:cs="Helvetica"/>
          </w:rPr>
          <w:id w:val="1684553241"/>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Soe20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(Soe, et al., 2020)</w:t>
          </w:r>
          <w:r w:rsidR="00F50C0D" w:rsidRPr="00C930BC">
            <w:rPr>
              <w:rFonts w:ascii="Helvetica" w:hAnsi="Helvetica" w:cs="Helvetica"/>
            </w:rPr>
            <w:fldChar w:fldCharType="end"/>
          </w:r>
        </w:sdtContent>
      </w:sdt>
      <w:r w:rsidRPr="00C930BC">
        <w:rPr>
          <w:rFonts w:ascii="Helvetica" w:hAnsi="Helvetica" w:cs="Helvetica"/>
        </w:rPr>
        <w:t>.</w:t>
      </w:r>
    </w:p>
    <w:p w14:paraId="6DFDEF86" w14:textId="052D79AC" w:rsidR="00755D7B" w:rsidRPr="00C930BC" w:rsidRDefault="00755D7B" w:rsidP="00940596">
      <w:pPr>
        <w:pStyle w:val="ListParagraph"/>
        <w:numPr>
          <w:ilvl w:val="0"/>
          <w:numId w:val="12"/>
        </w:numPr>
        <w:rPr>
          <w:rFonts w:eastAsia="Times New Roman" w:cs="Helvetica"/>
          <w:szCs w:val="24"/>
          <w:lang w:val="en-GB" w:eastAsia="en-GB"/>
        </w:rPr>
      </w:pPr>
      <w:r w:rsidRPr="00C930BC">
        <w:rPr>
          <w:rFonts w:cs="Helvetica"/>
          <w:b/>
          <w:bCs/>
        </w:rPr>
        <w:t>Click Fatigue (Obstruction):</w:t>
      </w:r>
      <w:r w:rsidRPr="00C930BC">
        <w:rPr>
          <w:rFonts w:cs="Helvetica"/>
        </w:rPr>
        <w:t xml:space="preserve"> </w:t>
      </w:r>
      <w:r w:rsidR="00940596" w:rsidRPr="00C930BC">
        <w:rPr>
          <w:rFonts w:eastAsia="Times New Roman" w:cs="Helvetica"/>
          <w:szCs w:val="24"/>
          <w:lang w:val="en-GB" w:eastAsia="en-GB"/>
        </w:rPr>
        <w:t>Users are able to accept all tracking with a single click, whereas rejecting tracking requires navigating through multiple menus.</w:t>
      </w:r>
    </w:p>
    <w:p w14:paraId="48F73585" w14:textId="3894DFD7" w:rsidR="00006B5F" w:rsidRPr="00C930BC" w:rsidRDefault="00C944F9" w:rsidP="00940596">
      <w:pPr>
        <w:pStyle w:val="NormalWeb"/>
        <w:numPr>
          <w:ilvl w:val="0"/>
          <w:numId w:val="12"/>
        </w:numPr>
        <w:spacing w:beforeLines="20" w:before="48" w:beforeAutospacing="0" w:afterLines="20" w:after="48" w:afterAutospacing="0"/>
        <w:jc w:val="both"/>
        <w:rPr>
          <w:rFonts w:ascii="Helvetica" w:hAnsi="Helvetica" w:cs="Helvetica"/>
        </w:rPr>
      </w:pPr>
      <w:r w:rsidRPr="00C930BC">
        <w:rPr>
          <w:rFonts w:ascii="Helvetica" w:hAnsi="Helvetica" w:cs="Helvetica"/>
          <w:b/>
          <w:bCs/>
        </w:rPr>
        <w:t>Confirm shaming</w:t>
      </w:r>
      <w:r w:rsidR="00755D7B" w:rsidRPr="00C930BC">
        <w:rPr>
          <w:rFonts w:ascii="Helvetica" w:hAnsi="Helvetica" w:cs="Helvetica"/>
          <w:b/>
          <w:bCs/>
        </w:rPr>
        <w:t>:</w:t>
      </w:r>
      <w:r w:rsidR="00755D7B" w:rsidRPr="00C930BC">
        <w:rPr>
          <w:rFonts w:ascii="Helvetica" w:hAnsi="Helvetica" w:cs="Helvetica"/>
        </w:rPr>
        <w:t xml:space="preserve"> </w:t>
      </w:r>
      <w:r w:rsidR="002867FF" w:rsidRPr="00C930BC">
        <w:rPr>
          <w:rFonts w:ascii="Helvetica" w:hAnsi="Helvetica" w:cs="Helvetica"/>
        </w:rPr>
        <w:t>Utilizing emotionally manipulative language to guilt the user into accepting data extraction</w:t>
      </w:r>
      <w:r w:rsidR="00E36C98" w:rsidRPr="00C930BC">
        <w:rPr>
          <w:rFonts w:ascii="Helvetica" w:hAnsi="Helvetica" w:cs="Helvetica"/>
        </w:rPr>
        <w:t>.</w:t>
      </w:r>
    </w:p>
    <w:p w14:paraId="425C1FBC" w14:textId="77777777" w:rsidR="00940596" w:rsidRPr="00C930BC" w:rsidRDefault="00940596" w:rsidP="001864B8">
      <w:pPr>
        <w:pStyle w:val="NormalWeb"/>
        <w:spacing w:beforeLines="20" w:before="48" w:beforeAutospacing="0" w:afterLines="20" w:after="48" w:afterAutospacing="0"/>
        <w:ind w:left="720"/>
        <w:jc w:val="both"/>
        <w:rPr>
          <w:rFonts w:ascii="Helvetica" w:hAnsi="Helvetica" w:cs="Helvetica"/>
        </w:rPr>
      </w:pPr>
    </w:p>
    <w:p w14:paraId="2A63BB06" w14:textId="248610E6"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33" w:name="_Toc231230188"/>
      <w:bookmarkStart w:id="34" w:name="_Toc231563244"/>
      <w:r w:rsidRPr="00C930BC">
        <w:rPr>
          <w:rFonts w:ascii="Helvetica" w:hAnsi="Helvetica" w:cs="Helvetica"/>
          <w:b/>
          <w:bCs/>
          <w:color w:val="000000" w:themeColor="text1"/>
        </w:rPr>
        <w:t>2.3.2 The Phenomenon of "Compliance Theater"</w:t>
      </w:r>
      <w:bookmarkEnd w:id="33"/>
      <w:bookmarkEnd w:id="34"/>
    </w:p>
    <w:p w14:paraId="045AEDBC" w14:textId="47506E36"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Besides simple UI manipulation, a more serious technical violation exists: </w:t>
      </w:r>
      <w:r w:rsidRPr="00C930BC">
        <w:rPr>
          <w:rFonts w:ascii="Helvetica" w:hAnsi="Helvetica" w:cs="Helvetica"/>
          <w:b/>
          <w:bCs/>
        </w:rPr>
        <w:t>compliance theatre.</w:t>
      </w:r>
      <w:r w:rsidRPr="00C930BC">
        <w:rPr>
          <w:rFonts w:ascii="Helvetica" w:hAnsi="Helvetica" w:cs="Helvetica"/>
        </w:rPr>
        <w:t xml:space="preserve"> This happens when a Consent Management Platform provides a legally compliant interface (e.g., "Accept" and "Decline" buttons) but is structurally separated from the website's execution engine</w:t>
      </w:r>
      <w:r w:rsidR="00E36C98" w:rsidRPr="00C930BC">
        <w:rPr>
          <w:rFonts w:ascii="Helvetica" w:hAnsi="Helvetica" w:cs="Helvetica"/>
        </w:rPr>
        <w:t>.</w:t>
      </w:r>
    </w:p>
    <w:p w14:paraId="2F5EF328" w14:textId="7CEDFFEA"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The CMP serves only as a visual placebo in these architectures. According to research study, platforms that engage in compliance theatre will either keep monitoring threads active even after the user actively initiates an opt-out event, or they will execute tracking payloads synchronously with the initial page load (violating Privacy by Default). </w:t>
      </w:r>
      <w:sdt>
        <w:sdtPr>
          <w:rPr>
            <w:rFonts w:ascii="Helvetica" w:hAnsi="Helvetica" w:cs="Helvetica"/>
          </w:rPr>
          <w:id w:val="-831442483"/>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Tre19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(Trevisan, et al., 2019)</w:t>
          </w:r>
          <w:r w:rsidR="00F50C0D" w:rsidRPr="00C930BC">
            <w:rPr>
              <w:rFonts w:ascii="Helvetica" w:hAnsi="Helvetica" w:cs="Helvetica"/>
            </w:rPr>
            <w:fldChar w:fldCharType="end"/>
          </w:r>
        </w:sdtContent>
      </w:sdt>
      <w:sdt>
        <w:sdtPr>
          <w:rPr>
            <w:rFonts w:ascii="Helvetica" w:hAnsi="Helvetica" w:cs="Helvetica"/>
          </w:rPr>
          <w:id w:val="-1208330789"/>
          <w:citation/>
        </w:sdtPr>
        <w:sdtContent>
          <w:r w:rsidR="00F50C0D" w:rsidRPr="00C930BC">
            <w:rPr>
              <w:rFonts w:ascii="Helvetica" w:hAnsi="Helvetica" w:cs="Helvetica"/>
            </w:rPr>
            <w:fldChar w:fldCharType="begin"/>
          </w:r>
          <w:r w:rsidR="00B84CEA" w:rsidRPr="00C930BC">
            <w:rPr>
              <w:rFonts w:ascii="Helvetica" w:hAnsi="Helvetica" w:cs="Helvetica"/>
              <w:lang w:val="ro-RO"/>
            </w:rPr>
            <w:instrText xml:space="preserve">CITATION Utz19 \l 1048 </w:instrText>
          </w:r>
          <w:r w:rsidR="00F50C0D" w:rsidRPr="00C930BC">
            <w:rPr>
              <w:rFonts w:ascii="Helvetica" w:hAnsi="Helvetica" w:cs="Helvetica"/>
            </w:rPr>
            <w:fldChar w:fldCharType="separate"/>
          </w:r>
          <w:r w:rsidR="00B84CEA" w:rsidRPr="00C930BC">
            <w:rPr>
              <w:rFonts w:ascii="Helvetica" w:hAnsi="Helvetica" w:cs="Helvetica"/>
              <w:noProof/>
              <w:lang w:val="ro-RO"/>
            </w:rPr>
            <w:t xml:space="preserve"> (Utz, et al., 2019)</w:t>
          </w:r>
          <w:r w:rsidR="00F50C0D" w:rsidRPr="00C930BC">
            <w:rPr>
              <w:rFonts w:ascii="Helvetica" w:hAnsi="Helvetica" w:cs="Helvetica"/>
            </w:rPr>
            <w:fldChar w:fldCharType="end"/>
          </w:r>
        </w:sdtContent>
      </w:sdt>
      <w:r w:rsidR="00755D7B" w:rsidRPr="00C930BC">
        <w:rPr>
          <w:rFonts w:ascii="Helvetica" w:hAnsi="Helvetica" w:cs="Helvetica"/>
        </w:rPr>
        <w:t>.</w:t>
      </w:r>
    </w:p>
    <w:p w14:paraId="66E39041" w14:textId="77777777" w:rsidR="00006B5F" w:rsidRPr="00C930BC" w:rsidRDefault="00006B5F" w:rsidP="0000636F">
      <w:pPr>
        <w:pStyle w:val="NormalWeb"/>
        <w:spacing w:beforeLines="20" w:before="48" w:beforeAutospacing="0" w:afterLines="20" w:after="48" w:afterAutospacing="0"/>
        <w:jc w:val="both"/>
        <w:rPr>
          <w:rFonts w:ascii="Helvetica" w:hAnsi="Helvetica" w:cs="Helvetica"/>
        </w:rPr>
      </w:pPr>
    </w:p>
    <w:p w14:paraId="083814FE" w14:textId="739B1A68" w:rsidR="001864B8" w:rsidRPr="00C930BC" w:rsidRDefault="00755D7B" w:rsidP="001864B8">
      <w:pPr>
        <w:pStyle w:val="Heading3"/>
        <w:spacing w:beforeLines="20" w:before="48" w:afterLines="20" w:after="48" w:line="240" w:lineRule="auto"/>
        <w:rPr>
          <w:rFonts w:ascii="Helvetica" w:eastAsia="Times New Roman" w:hAnsi="Helvetica" w:cs="Helvetica"/>
          <w:b/>
          <w:bCs/>
          <w:color w:val="auto"/>
          <w:lang w:val="en-GB" w:eastAsia="en-GB"/>
        </w:rPr>
      </w:pPr>
      <w:bookmarkStart w:id="35" w:name="_Toc231230189"/>
      <w:bookmarkStart w:id="36" w:name="_Toc231563245"/>
      <w:r w:rsidRPr="00C930BC">
        <w:rPr>
          <w:rFonts w:ascii="Helvetica" w:hAnsi="Helvetica" w:cs="Helvetica"/>
          <w:b/>
          <w:bCs/>
          <w:color w:val="000000" w:themeColor="text1"/>
          <w:rPrChange w:id="37" w:author="Diana Mitea" w:date="2026-06-13T16:09:00Z">
            <w:rPr>
              <w:rFonts w:cs="Helvetica"/>
              <w:b/>
              <w:bCs/>
            </w:rPr>
          </w:rPrChange>
        </w:rPr>
        <w:t>2.4 The Role of Automated Auditing</w:t>
      </w:r>
      <w:bookmarkEnd w:id="35"/>
      <w:bookmarkEnd w:id="36"/>
    </w:p>
    <w:p w14:paraId="71AE2754" w14:textId="77777777" w:rsidR="002867FF" w:rsidRPr="00C930BC" w:rsidRDefault="002867FF" w:rsidP="001864B8">
      <w:pPr>
        <w:pStyle w:val="Heading3"/>
        <w:spacing w:beforeLines="20" w:before="48" w:afterLines="20" w:after="48" w:line="240" w:lineRule="auto"/>
        <w:rPr>
          <w:rFonts w:ascii="Helvetica" w:hAnsi="Helvetica" w:cs="Helvetica"/>
          <w:color w:val="000000" w:themeColor="text1"/>
          <w:rPrChange w:id="38" w:author="Diana Mitea" w:date="2026-06-13T16:09:00Z">
            <w:rPr/>
          </w:rPrChange>
        </w:rPr>
        <w:pPrChange w:id="39" w:author="Diana Mitea" w:date="2026-06-13T16:09:00Z">
          <w:pPr>
            <w:pStyle w:val="NormalWeb"/>
            <w:spacing w:beforeLines="20" w:before="48" w:afterLines="20" w:after="48"/>
            <w:jc w:val="both"/>
          </w:pPr>
        </w:pPrChange>
      </w:pPr>
      <w:r w:rsidRPr="00C930BC">
        <w:rPr>
          <w:rFonts w:ascii="Helvetica" w:hAnsi="Helvetica" w:cs="Helvetica"/>
          <w:color w:val="000000" w:themeColor="text1"/>
          <w:rPrChange w:id="40" w:author="Diana Mitea" w:date="2026-06-13T16:09:00Z">
            <w:rPr/>
          </w:rPrChange>
        </w:rPr>
        <w:t xml:space="preserve">For the average internet user, the combination of lengthy privacy documentation and deceptive tracking technologies has created an overwhelming burden. Advanced legal literacy and in-depth technical knowledge of web development and browser console analysis are necessary for manual corporate compliance verification. </w:t>
      </w:r>
    </w:p>
    <w:p w14:paraId="108C9A50" w14:textId="4916259F" w:rsidR="00475A0B" w:rsidRPr="00C930BC" w:rsidRDefault="002867FF" w:rsidP="001864B8">
      <w:pPr>
        <w:pStyle w:val="Heading3"/>
        <w:spacing w:beforeLines="20" w:before="48" w:afterLines="20" w:after="48" w:line="240" w:lineRule="auto"/>
        <w:rPr>
          <w:rFonts w:ascii="Helvetica" w:hAnsi="Helvetica" w:cs="Helvetica"/>
          <w:color w:val="000000" w:themeColor="text1"/>
          <w:rPrChange w:id="41" w:author="Diana Mitea" w:date="2026-06-13T16:09:00Z">
            <w:rPr>
              <w:rFonts w:ascii="Helvetica" w:hAnsi="Helvetica" w:cs="Helvetica"/>
            </w:rPr>
          </w:rPrChange>
        </w:rPr>
        <w:pPrChange w:id="42" w:author="Diana Mitea" w:date="2026-06-13T16:09:00Z">
          <w:pPr>
            <w:pStyle w:val="NormalWeb"/>
            <w:spacing w:beforeLines="20" w:before="48" w:afterLines="20" w:after="48"/>
            <w:jc w:val="both"/>
          </w:pPr>
        </w:pPrChange>
      </w:pPr>
      <w:r w:rsidRPr="00C930BC">
        <w:rPr>
          <w:rFonts w:ascii="Helvetica" w:hAnsi="Helvetica" w:cs="Helvetica"/>
          <w:color w:val="000000" w:themeColor="text1"/>
          <w:rPrChange w:id="43" w:author="Diana Mitea" w:date="2026-06-13T16:09:00Z">
            <w:rPr>
              <w:rFonts w:ascii="Helvetica" w:hAnsi="Helvetica" w:cs="Helvetica"/>
            </w:rPr>
          </w:rPrChange>
        </w:rPr>
        <w:t>This systemic disparity created the demand for developing specialized, automated auditing instruments. Client-side software can restore transparency by parsing semantic legal text with Natural Language Processing (NLP) and auditing current DOM activities using dynamic browser API monitoring. These programs assess both theoretical compliance (textual policy analysis) and practical execution (cookie and storage tracking), completely eliminating the phenomenon of compliance theatre.</w:t>
      </w:r>
    </w:p>
    <w:p w14:paraId="41921F5A" w14:textId="7EA8CA75" w:rsidR="00475A0B" w:rsidRPr="00C930BC" w:rsidRDefault="00475A0B" w:rsidP="0000636F">
      <w:pPr>
        <w:spacing w:beforeLines="20" w:before="48" w:afterLines="20" w:after="48" w:line="240" w:lineRule="auto"/>
        <w:rPr>
          <w:rFonts w:eastAsia="Times New Roman" w:cs="Helvetica"/>
          <w:szCs w:val="24"/>
          <w:lang w:val="en-GB" w:eastAsia="en-GB"/>
        </w:rPr>
      </w:pPr>
      <w:r w:rsidRPr="00C930BC">
        <w:rPr>
          <w:rFonts w:cs="Helvetica"/>
        </w:rPr>
        <w:br w:type="page"/>
      </w:r>
    </w:p>
    <w:p w14:paraId="4FF9512F" w14:textId="61384E97" w:rsidR="00DC1054" w:rsidRPr="00C930BC" w:rsidRDefault="00DC1054" w:rsidP="009B2D1E">
      <w:pPr>
        <w:pStyle w:val="Heading1"/>
        <w:spacing w:beforeLines="20" w:before="48" w:afterLines="20" w:after="48" w:line="240" w:lineRule="auto"/>
        <w:jc w:val="center"/>
        <w:rPr>
          <w:rFonts w:cs="Helvetica"/>
          <w:b/>
          <w:bCs/>
          <w:szCs w:val="28"/>
        </w:rPr>
      </w:pPr>
      <w:bookmarkStart w:id="44" w:name="_Toc231230190"/>
      <w:bookmarkStart w:id="45" w:name="_Toc231563246"/>
      <w:r w:rsidRPr="00C930BC">
        <w:rPr>
          <w:rFonts w:cs="Helvetica"/>
          <w:b/>
          <w:bCs/>
          <w:szCs w:val="28"/>
        </w:rPr>
        <w:lastRenderedPageBreak/>
        <w:t>3. Methodology</w:t>
      </w:r>
      <w:bookmarkEnd w:id="44"/>
      <w:bookmarkEnd w:id="45"/>
    </w:p>
    <w:p w14:paraId="482BD710" w14:textId="77777777" w:rsidR="00006B5F" w:rsidRPr="00C930BC" w:rsidRDefault="00006B5F" w:rsidP="0000636F">
      <w:pPr>
        <w:rPr>
          <w:rFonts w:cs="Helvetica"/>
        </w:rPr>
      </w:pPr>
    </w:p>
    <w:p w14:paraId="7EE1522F" w14:textId="77777777" w:rsidR="00DC1054" w:rsidRPr="00C930BC" w:rsidRDefault="00DC1054" w:rsidP="0000636F">
      <w:pPr>
        <w:pStyle w:val="NormalWeb"/>
        <w:spacing w:beforeLines="20" w:before="48" w:beforeAutospacing="0" w:afterLines="20" w:after="48" w:afterAutospacing="0"/>
        <w:jc w:val="both"/>
        <w:rPr>
          <w:rStyle w:val="Heading2Char"/>
          <w:rFonts w:cs="Helvetica"/>
          <w:b/>
          <w:bCs/>
          <w:szCs w:val="24"/>
        </w:rPr>
      </w:pPr>
      <w:bookmarkStart w:id="46" w:name="_Toc231230191"/>
      <w:bookmarkStart w:id="47" w:name="_Toc231563247"/>
      <w:r w:rsidRPr="00C930BC">
        <w:rPr>
          <w:rStyle w:val="Heading2Char"/>
          <w:rFonts w:cs="Helvetica"/>
          <w:b/>
          <w:bCs/>
          <w:szCs w:val="24"/>
        </w:rPr>
        <w:t>3.1 System Architecture and Design Justification</w:t>
      </w:r>
      <w:bookmarkEnd w:id="46"/>
      <w:bookmarkEnd w:id="47"/>
      <w:r w:rsidRPr="00C930BC">
        <w:rPr>
          <w:rStyle w:val="Heading2Char"/>
          <w:rFonts w:cs="Helvetica"/>
          <w:b/>
          <w:bCs/>
          <w:szCs w:val="24"/>
        </w:rPr>
        <w:t xml:space="preserve"> </w:t>
      </w:r>
    </w:p>
    <w:p w14:paraId="09574E11" w14:textId="682C8F92" w:rsidR="002867FF" w:rsidRPr="00C930BC" w:rsidRDefault="002867FF" w:rsidP="00940596">
      <w:pPr>
        <w:rPr>
          <w:rFonts w:eastAsia="Times New Roman" w:cs="Helvetica"/>
          <w:szCs w:val="24"/>
          <w:lang w:val="en-GB" w:eastAsia="en-GB"/>
        </w:rPr>
      </w:pPr>
      <w:r w:rsidRPr="00C930BC">
        <w:rPr>
          <w:rFonts w:cs="Helvetica"/>
        </w:rPr>
        <w:t>In order to achieve the study's goal of providing users with real-time, automated examination of website privacy rules, a localized client-side architecture was created</w:t>
      </w:r>
      <w:r w:rsidR="00940596" w:rsidRPr="00C930BC">
        <w:rPr>
          <w:rFonts w:cs="Helvetica"/>
        </w:rPr>
        <w:t xml:space="preserve">. </w:t>
      </w:r>
      <w:r w:rsidR="00940596" w:rsidRPr="00C930BC">
        <w:rPr>
          <w:rFonts w:eastAsia="Times New Roman" w:cs="Helvetica"/>
          <w:szCs w:val="24"/>
          <w:lang w:val="en-GB" w:eastAsia="en-GB"/>
        </w:rPr>
        <w:t>The application has been developed as a browser extension in compliance with Manifest V3 requirements. Its implementation utilizes HTML, CSS, and standard JavaScript</w:t>
      </w:r>
      <w:sdt>
        <w:sdtPr>
          <w:rPr>
            <w:rFonts w:cs="Helvetica"/>
          </w:rPr>
          <w:id w:val="-2057689921"/>
          <w:citation/>
        </w:sdtPr>
        <w:sdtContent>
          <w:r w:rsidR="00FB607E" w:rsidRPr="00C930BC">
            <w:rPr>
              <w:rFonts w:cs="Helvetica"/>
            </w:rPr>
            <w:fldChar w:fldCharType="begin"/>
          </w:r>
          <w:r w:rsidR="00FB607E" w:rsidRPr="00C930BC">
            <w:rPr>
              <w:rFonts w:cs="Helvetica"/>
              <w:lang w:val="ro-RO"/>
            </w:rPr>
            <w:instrText xml:space="preserve"> CITATION Goo26 \l 1048 </w:instrText>
          </w:r>
          <w:r w:rsidR="00FB607E" w:rsidRPr="00C930BC">
            <w:rPr>
              <w:rFonts w:cs="Helvetica"/>
            </w:rPr>
            <w:fldChar w:fldCharType="separate"/>
          </w:r>
          <w:r w:rsidR="004814BA" w:rsidRPr="00C930BC">
            <w:rPr>
              <w:rFonts w:cs="Helvetica"/>
              <w:noProof/>
              <w:lang w:val="ro-RO"/>
            </w:rPr>
            <w:t xml:space="preserve"> (Google, 2026)</w:t>
          </w:r>
          <w:r w:rsidR="00FB607E" w:rsidRPr="00C930BC">
            <w:rPr>
              <w:rFonts w:cs="Helvetica"/>
            </w:rPr>
            <w:fldChar w:fldCharType="end"/>
          </w:r>
        </w:sdtContent>
      </w:sdt>
      <w:sdt>
        <w:sdtPr>
          <w:rPr>
            <w:rFonts w:cs="Helvetica"/>
          </w:rPr>
          <w:id w:val="-1876607672"/>
          <w:citation/>
        </w:sdtPr>
        <w:sdtContent>
          <w:r w:rsidR="00F50C0D" w:rsidRPr="00C930BC">
            <w:rPr>
              <w:rFonts w:cs="Helvetica"/>
            </w:rPr>
            <w:fldChar w:fldCharType="begin"/>
          </w:r>
          <w:r w:rsidR="00F50C0D" w:rsidRPr="00C930BC">
            <w:rPr>
              <w:rFonts w:cs="Helvetica"/>
              <w:lang w:val="ro-RO"/>
            </w:rPr>
            <w:instrText xml:space="preserve"> CITATION Lin22 \l 1048 </w:instrText>
          </w:r>
          <w:r w:rsidR="00F50C0D" w:rsidRPr="00C930BC">
            <w:rPr>
              <w:rFonts w:cs="Helvetica"/>
            </w:rPr>
            <w:fldChar w:fldCharType="separate"/>
          </w:r>
          <w:r w:rsidR="004814BA" w:rsidRPr="00C930BC">
            <w:rPr>
              <w:rFonts w:cs="Helvetica"/>
              <w:noProof/>
              <w:lang w:val="ro-RO"/>
            </w:rPr>
            <w:t xml:space="preserve"> (Ling, et al., 2022)</w:t>
          </w:r>
          <w:r w:rsidR="00F50C0D" w:rsidRPr="00C930BC">
            <w:rPr>
              <w:rFonts w:cs="Helvetica"/>
            </w:rPr>
            <w:fldChar w:fldCharType="end"/>
          </w:r>
        </w:sdtContent>
      </w:sdt>
      <w:r w:rsidR="000433AA" w:rsidRPr="00C930BC">
        <w:rPr>
          <w:rFonts w:cs="Helvetica"/>
        </w:rPr>
        <w:t>.</w:t>
      </w:r>
      <w:bookmarkStart w:id="48" w:name="_Ref231145001"/>
      <w:r w:rsidR="00940596" w:rsidRPr="00C930BC">
        <w:rPr>
          <w:rFonts w:cs="Helvetica"/>
        </w:rPr>
        <w:t xml:space="preserve"> </w:t>
      </w:r>
      <w:r w:rsidR="00940596" w:rsidRPr="00C930BC">
        <w:rPr>
          <w:rFonts w:cs="Helvetica"/>
          <w:szCs w:val="24"/>
        </w:rPr>
        <w:t xml:space="preserve">Natural language processing and core analysis use a dedicated JavaScript engine, analyzer.js, that runs entirely in the browser. </w:t>
      </w:r>
      <w:r w:rsidRPr="00C930BC">
        <w:rPr>
          <w:rFonts w:cs="Helvetica"/>
          <w:szCs w:val="24"/>
        </w:rPr>
        <w:t>This architectural decision is justified by two primary factors:</w:t>
      </w:r>
    </w:p>
    <w:p w14:paraId="7EBEDCBC" w14:textId="4C0AB3AE" w:rsidR="000433AA" w:rsidRPr="00C930BC" w:rsidRDefault="000433AA" w:rsidP="0000636F">
      <w:pPr>
        <w:pStyle w:val="NormalWeb"/>
        <w:numPr>
          <w:ilvl w:val="0"/>
          <w:numId w:val="26"/>
        </w:numPr>
        <w:spacing w:beforeLines="20" w:before="48" w:beforeAutospacing="0" w:afterLines="20" w:after="48" w:afterAutospacing="0"/>
        <w:jc w:val="both"/>
        <w:rPr>
          <w:rFonts w:ascii="Helvetica" w:hAnsi="Helvetica" w:cs="Helvetica"/>
        </w:rPr>
      </w:pPr>
      <w:r w:rsidRPr="00C930BC">
        <w:rPr>
          <w:rFonts w:ascii="Helvetica" w:hAnsi="Helvetica" w:cs="Helvetica"/>
          <w:b/>
          <w:bCs/>
        </w:rPr>
        <w:t>Data Privacy and Security</w:t>
      </w:r>
      <w:r w:rsidR="00E36C98" w:rsidRPr="00C930BC">
        <w:rPr>
          <w:rFonts w:ascii="Helvetica" w:hAnsi="Helvetica" w:cs="Helvetica"/>
          <w:b/>
          <w:bCs/>
        </w:rPr>
        <w:t xml:space="preserve">: </w:t>
      </w:r>
      <w:r w:rsidR="002867FF" w:rsidRPr="00C930BC">
        <w:rPr>
          <w:rFonts w:ascii="Helvetica" w:hAnsi="Helvetica" w:cs="Helvetica"/>
        </w:rPr>
        <w:t>The user's browsing data is never sent to an external server due to local processing of the policy text and cookie scanning</w:t>
      </w:r>
      <w:sdt>
        <w:sdtPr>
          <w:rPr>
            <w:rFonts w:ascii="Helvetica" w:hAnsi="Helvetica" w:cs="Helvetica"/>
          </w:rPr>
          <w:id w:val="-307169285"/>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San17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(Sanchez-Rola, et al., 2017)</w:t>
          </w:r>
          <w:r w:rsidR="00F50C0D" w:rsidRPr="00C930BC">
            <w:rPr>
              <w:rFonts w:ascii="Helvetica" w:hAnsi="Helvetica" w:cs="Helvetica"/>
            </w:rPr>
            <w:fldChar w:fldCharType="end"/>
          </w:r>
        </w:sdtContent>
      </w:sdt>
      <w:r w:rsidRPr="00C930BC">
        <w:rPr>
          <w:rFonts w:ascii="Helvetica" w:hAnsi="Helvetica" w:cs="Helvetica"/>
        </w:rPr>
        <w:t xml:space="preserve">. </w:t>
      </w:r>
      <w:bookmarkEnd w:id="48"/>
      <w:r w:rsidR="00940596" w:rsidRPr="00C930BC">
        <w:rPr>
          <w:rFonts w:ascii="Helvetica" w:hAnsi="Helvetica" w:cs="Helvetica"/>
        </w:rPr>
        <w:t>This approach aligns closely with the fundamental privacy principles underlying the application</w:t>
      </w:r>
      <w:r w:rsidR="00E36C98" w:rsidRPr="00C930BC">
        <w:rPr>
          <w:rFonts w:ascii="Helvetica" w:hAnsi="Helvetica" w:cs="Helvetica"/>
        </w:rPr>
        <w:t>.</w:t>
      </w:r>
    </w:p>
    <w:p w14:paraId="7B27113A" w14:textId="01E36C25" w:rsidR="000433AA" w:rsidRPr="00C930BC" w:rsidRDefault="000433AA" w:rsidP="0000636F">
      <w:pPr>
        <w:pStyle w:val="ListParagraph"/>
        <w:widowControl w:val="0"/>
        <w:numPr>
          <w:ilvl w:val="0"/>
          <w:numId w:val="26"/>
        </w:numPr>
        <w:tabs>
          <w:tab w:val="left" w:pos="818"/>
          <w:tab w:val="left" w:pos="820"/>
        </w:tabs>
        <w:autoSpaceDE w:val="0"/>
        <w:autoSpaceDN w:val="0"/>
        <w:spacing w:before="50" w:after="0" w:line="244" w:lineRule="auto"/>
        <w:ind w:right="155"/>
        <w:contextualSpacing w:val="0"/>
        <w:rPr>
          <w:rFonts w:cs="Helvetica"/>
          <w:szCs w:val="24"/>
        </w:rPr>
      </w:pPr>
      <w:r w:rsidRPr="00C930BC">
        <w:rPr>
          <w:rFonts w:cs="Helvetica"/>
          <w:b/>
          <w:bCs/>
        </w:rPr>
        <w:t>Performance and Scalability:</w:t>
      </w:r>
      <w:r w:rsidRPr="00C930BC">
        <w:rPr>
          <w:rFonts w:cs="Helvetica"/>
        </w:rPr>
        <w:t xml:space="preserve"> </w:t>
      </w:r>
      <w:r w:rsidR="00940596" w:rsidRPr="00C930BC">
        <w:rPr>
          <w:rFonts w:cs="Helvetica"/>
          <w:szCs w:val="24"/>
        </w:rPr>
        <w:t>The program efficiently analyzes large text files, including those exceeding 100,000 characters, by partitioning them into smaller segments and leveraging the client’s local computing resources. This process utilizes Web Workers (analyzer-worker.js)</w:t>
      </w:r>
      <w:sdt>
        <w:sdtPr>
          <w:rPr>
            <w:rFonts w:cs="Helvetica"/>
          </w:rPr>
          <w:id w:val="239989044"/>
          <w:citation/>
        </w:sdtPr>
        <w:sdtContent>
          <w:r w:rsidR="006B4931" w:rsidRPr="00C930BC">
            <w:rPr>
              <w:rFonts w:cs="Helvetica"/>
            </w:rPr>
            <w:fldChar w:fldCharType="begin"/>
          </w:r>
          <w:r w:rsidR="006B4931" w:rsidRPr="00C930BC">
            <w:rPr>
              <w:rFonts w:cs="Helvetica"/>
              <w:lang w:val="ro-RO"/>
            </w:rPr>
            <w:instrText xml:space="preserve"> CITATION Cas21 \l 1048 </w:instrText>
          </w:r>
          <w:r w:rsidR="006B4931" w:rsidRPr="00C930BC">
            <w:rPr>
              <w:rFonts w:cs="Helvetica"/>
            </w:rPr>
            <w:fldChar w:fldCharType="separate"/>
          </w:r>
          <w:r w:rsidR="004814BA" w:rsidRPr="00C930BC">
            <w:rPr>
              <w:rFonts w:cs="Helvetica"/>
              <w:noProof/>
              <w:lang w:val="ro-RO"/>
            </w:rPr>
            <w:t xml:space="preserve"> (Castro, 2021)</w:t>
          </w:r>
          <w:r w:rsidR="006B4931" w:rsidRPr="00C930BC">
            <w:rPr>
              <w:rFonts w:cs="Helvetica"/>
            </w:rPr>
            <w:fldChar w:fldCharType="end"/>
          </w:r>
        </w:sdtContent>
      </w:sdt>
      <w:r w:rsidRPr="00C930BC">
        <w:rPr>
          <w:rFonts w:cs="Helvetica"/>
        </w:rPr>
        <w:t xml:space="preserve">. </w:t>
      </w:r>
      <w:r w:rsidR="002867FF" w:rsidRPr="00C930BC">
        <w:rPr>
          <w:rFonts w:cs="Helvetica"/>
          <w:szCs w:val="24"/>
        </w:rPr>
        <w:t>This prevents browser interface freezing, eliminates network latency, and avoids external server hosting</w:t>
      </w:r>
      <w:r w:rsidR="002867FF" w:rsidRPr="00C930BC">
        <w:rPr>
          <w:rFonts w:cs="Helvetica"/>
          <w:spacing w:val="40"/>
          <w:szCs w:val="24"/>
        </w:rPr>
        <w:t xml:space="preserve"> </w:t>
      </w:r>
      <w:r w:rsidR="002867FF" w:rsidRPr="00C930BC">
        <w:rPr>
          <w:rFonts w:cs="Helvetica"/>
          <w:spacing w:val="-2"/>
          <w:szCs w:val="24"/>
        </w:rPr>
        <w:t>dependencies.</w:t>
      </w:r>
    </w:p>
    <w:p w14:paraId="257DFB57" w14:textId="77777777" w:rsidR="00006B5F" w:rsidRPr="00C930BC" w:rsidRDefault="00006B5F" w:rsidP="0000636F">
      <w:pPr>
        <w:pStyle w:val="NormalWeb"/>
        <w:spacing w:beforeLines="20" w:before="48" w:beforeAutospacing="0" w:afterLines="20" w:after="48" w:afterAutospacing="0"/>
        <w:ind w:left="360"/>
        <w:jc w:val="both"/>
        <w:rPr>
          <w:rFonts w:ascii="Helvetica" w:hAnsi="Helvetica" w:cs="Helvetica"/>
        </w:rPr>
      </w:pPr>
    </w:p>
    <w:p w14:paraId="7FD21FC9" w14:textId="3B1A5E40" w:rsidR="00DC1054" w:rsidRPr="00C930BC" w:rsidRDefault="00DC1054" w:rsidP="0000636F">
      <w:pPr>
        <w:pStyle w:val="NormalWeb"/>
        <w:spacing w:beforeLines="20" w:before="48" w:beforeAutospacing="0" w:afterLines="20" w:after="48" w:afterAutospacing="0"/>
        <w:jc w:val="both"/>
        <w:rPr>
          <w:rFonts w:ascii="Helvetica" w:hAnsi="Helvetica" w:cs="Helvetica"/>
          <w:b/>
          <w:bCs/>
        </w:rPr>
      </w:pPr>
      <w:bookmarkStart w:id="49" w:name="_Toc231230192"/>
      <w:bookmarkStart w:id="50" w:name="_Toc231563248"/>
      <w:r w:rsidRPr="00C930BC">
        <w:rPr>
          <w:rStyle w:val="Heading2Char"/>
          <w:rFonts w:cs="Helvetica"/>
          <w:b/>
          <w:bCs/>
        </w:rPr>
        <w:t>3.2 Contextual Keyword Extraction and Risk Tiering</w:t>
      </w:r>
      <w:bookmarkEnd w:id="49"/>
      <w:bookmarkEnd w:id="50"/>
      <w:r w:rsidRPr="00C930BC">
        <w:rPr>
          <w:rFonts w:ascii="Helvetica" w:hAnsi="Helvetica" w:cs="Helvetica"/>
          <w:b/>
          <w:bCs/>
        </w:rPr>
        <w:t xml:space="preserve"> </w:t>
      </w:r>
    </w:p>
    <w:p w14:paraId="11AC3E64" w14:textId="158A73BC" w:rsidR="002867FF" w:rsidRPr="00C930BC" w:rsidRDefault="002867FF" w:rsidP="0000636F">
      <w:pPr>
        <w:pStyle w:val="NormalWeb"/>
        <w:spacing w:beforeLines="20" w:before="48" w:beforeAutospacing="0" w:afterLines="20" w:after="48" w:afterAutospacing="0"/>
        <w:jc w:val="both"/>
        <w:rPr>
          <w:rFonts w:ascii="Helvetica" w:hAnsi="Helvetica" w:cs="Helvetica"/>
          <w:lang w:val="en-US"/>
        </w:rPr>
      </w:pPr>
      <w:r w:rsidRPr="00C930BC">
        <w:rPr>
          <w:rFonts w:ascii="Helvetica" w:hAnsi="Helvetica" w:cs="Helvetica"/>
          <w:lang w:val="en-US"/>
        </w:rPr>
        <w:t>Instead of using simple string matching, which is prone to false positives, the fundamental text analysis uses an internal, rule-based computational engine</w:t>
      </w:r>
      <w:r w:rsidR="00E36C98" w:rsidRPr="00C930BC">
        <w:rPr>
          <w:rFonts w:ascii="Helvetica" w:hAnsi="Helvetica" w:cs="Helvetica"/>
          <w:lang w:val="en-US"/>
        </w:rPr>
        <w:t>.</w:t>
      </w:r>
      <w:sdt>
        <w:sdtPr>
          <w:rPr>
            <w:rFonts w:ascii="Helvetica" w:hAnsi="Helvetica" w:cs="Helvetica"/>
            <w:lang w:val="en-US"/>
          </w:rPr>
          <w:id w:val="-689829512"/>
          <w:citation/>
        </w:sdtPr>
        <w:sdtContent>
          <w:r w:rsidR="006B4931" w:rsidRPr="00C930BC">
            <w:rPr>
              <w:rFonts w:ascii="Helvetica" w:hAnsi="Helvetica" w:cs="Helvetica"/>
              <w:lang w:val="en-US"/>
            </w:rPr>
            <w:fldChar w:fldCharType="begin"/>
          </w:r>
          <w:r w:rsidR="006B4931" w:rsidRPr="00C930BC">
            <w:rPr>
              <w:rFonts w:ascii="Helvetica" w:hAnsi="Helvetica" w:cs="Helvetica"/>
              <w:lang w:val="ro-RO"/>
            </w:rPr>
            <w:instrText xml:space="preserve"> CITATION Adh25 \l 1048 </w:instrText>
          </w:r>
          <w:r w:rsidR="006B4931" w:rsidRPr="00C930BC">
            <w:rPr>
              <w:rFonts w:ascii="Helvetica" w:hAnsi="Helvetica" w:cs="Helvetica"/>
              <w:lang w:val="en-US"/>
            </w:rPr>
            <w:fldChar w:fldCharType="separate"/>
          </w:r>
          <w:r w:rsidR="004814BA" w:rsidRPr="00C930BC">
            <w:rPr>
              <w:rFonts w:ascii="Helvetica" w:hAnsi="Helvetica" w:cs="Helvetica"/>
              <w:noProof/>
              <w:lang w:val="ro-RO"/>
            </w:rPr>
            <w:t xml:space="preserve"> ( Adhikari, et al., 2025)</w:t>
          </w:r>
          <w:r w:rsidR="006B4931" w:rsidRPr="00C930BC">
            <w:rPr>
              <w:rFonts w:ascii="Helvetica" w:hAnsi="Helvetica" w:cs="Helvetica"/>
              <w:lang w:val="en-US"/>
            </w:rPr>
            <w:fldChar w:fldCharType="end"/>
          </w:r>
        </w:sdtContent>
      </w:sdt>
      <w:r w:rsidR="000433AA" w:rsidRPr="00C930BC">
        <w:rPr>
          <w:rFonts w:ascii="Helvetica" w:hAnsi="Helvetica" w:cs="Helvetica"/>
          <w:lang w:val="en-US"/>
        </w:rPr>
        <w:t xml:space="preserve">. </w:t>
      </w:r>
      <w:r w:rsidR="00940596" w:rsidRPr="00C930BC">
        <w:rPr>
          <w:rFonts w:ascii="Helvetica" w:hAnsi="Helvetica" w:cs="Helvetica"/>
          <w:lang w:val="en-US"/>
        </w:rPr>
        <w:t>The process consists of dividing the extracted privacy policy into individual sentences and subsequently evaluating each sentence within its local context. This approach considers the target sentence along with the immediately preceding and following sentences.</w:t>
      </w:r>
    </w:p>
    <w:p w14:paraId="6D8E288B" w14:textId="1439B540" w:rsidR="000433AA" w:rsidRPr="00C930BC" w:rsidRDefault="00940596" w:rsidP="00940596">
      <w:pPr>
        <w:rPr>
          <w:rFonts w:eastAsia="Times New Roman" w:cs="Helvetica"/>
          <w:szCs w:val="24"/>
          <w:lang w:eastAsia="en-GB"/>
        </w:rPr>
      </w:pPr>
      <w:r w:rsidRPr="00C930BC">
        <w:rPr>
          <w:rFonts w:eastAsia="Times New Roman" w:cs="Helvetica"/>
          <w:szCs w:val="24"/>
          <w:lang w:eastAsia="en-GB"/>
        </w:rPr>
        <w:t>The program analyzes text using Regular Expressions (Regex) to identify privacy-related phrases from a predefined list. For a more granular assessment, it categorizes these phrases into three confidence levels: critical, moderate, and weak. Additionally, the program evaluates contextual information to verify the accuracy of the results</w:t>
      </w:r>
      <w:r w:rsidR="002867FF" w:rsidRPr="00C930BC">
        <w:rPr>
          <w:rFonts w:cs="Helvetica"/>
        </w:rPr>
        <w:t>:</w:t>
      </w:r>
    </w:p>
    <w:p w14:paraId="16A66B04" w14:textId="12D4B9BB" w:rsidR="000433AA" w:rsidRPr="00C930BC" w:rsidRDefault="00DC1054" w:rsidP="0000636F">
      <w:pPr>
        <w:pStyle w:val="ListParagraph"/>
        <w:numPr>
          <w:ilvl w:val="0"/>
          <w:numId w:val="4"/>
        </w:numPr>
        <w:rPr>
          <w:rFonts w:eastAsia="Times New Roman" w:cs="Helvetica"/>
          <w:szCs w:val="24"/>
          <w:lang w:val="en-GB" w:eastAsia="en-GB"/>
        </w:rPr>
      </w:pPr>
      <w:r w:rsidRPr="00C930BC">
        <w:rPr>
          <w:rFonts w:cs="Helvetica"/>
          <w:b/>
          <w:bCs/>
        </w:rPr>
        <w:t>Negation:</w:t>
      </w:r>
      <w:r w:rsidRPr="00C930BC">
        <w:rPr>
          <w:rFonts w:cs="Helvetica"/>
        </w:rPr>
        <w:t xml:space="preserve"> </w:t>
      </w:r>
      <w:r w:rsidR="00AE23D4" w:rsidRPr="00C930BC">
        <w:rPr>
          <w:rFonts w:eastAsia="Times New Roman" w:cs="Helvetica"/>
          <w:szCs w:val="24"/>
          <w:lang w:val="en-GB" w:eastAsia="en-GB"/>
        </w:rPr>
        <w:t>The presence of words like "not" or "never" within the context window neutralizes penalty scores for specific keywords (e.g., "we do not sell data").</w:t>
      </w:r>
    </w:p>
    <w:p w14:paraId="0B0C4394" w14:textId="77777777" w:rsidR="00AE23D4" w:rsidRPr="00C930BC" w:rsidRDefault="00DC1054" w:rsidP="0000636F">
      <w:pPr>
        <w:pStyle w:val="NormalWeb"/>
        <w:numPr>
          <w:ilvl w:val="0"/>
          <w:numId w:val="4"/>
        </w:numPr>
        <w:tabs>
          <w:tab w:val="clear" w:pos="720"/>
        </w:tabs>
        <w:spacing w:beforeLines="20" w:before="48" w:afterLines="20" w:after="48"/>
        <w:jc w:val="both"/>
        <w:rPr>
          <w:rFonts w:ascii="Helvetica" w:hAnsi="Helvetica" w:cs="Helvetica"/>
        </w:rPr>
      </w:pPr>
      <w:r w:rsidRPr="00C930BC">
        <w:rPr>
          <w:rFonts w:ascii="Helvetica" w:hAnsi="Helvetica" w:cs="Helvetica"/>
          <w:b/>
          <w:bCs/>
        </w:rPr>
        <w:t>Collection Type:</w:t>
      </w:r>
      <w:r w:rsidRPr="00C930BC">
        <w:rPr>
          <w:rFonts w:ascii="Helvetica" w:hAnsi="Helvetica" w:cs="Helvetica"/>
        </w:rPr>
        <w:t xml:space="preserve"> </w:t>
      </w:r>
      <w:r w:rsidR="00AE23D4" w:rsidRPr="00C930BC">
        <w:rPr>
          <w:rFonts w:ascii="Helvetica" w:hAnsi="Helvetica" w:cs="Helvetica"/>
        </w:rPr>
        <w:t>The algorithm distinguishes between mandatory data collection (e.g., "we require") and optional data collection (e.g., "you may choose"), weighting them differently in the final mathematical privacy score.</w:t>
      </w:r>
    </w:p>
    <w:p w14:paraId="47F17009" w14:textId="77777777" w:rsidR="00AE23D4" w:rsidRPr="00C930BC" w:rsidRDefault="00DC1054" w:rsidP="0000636F">
      <w:pPr>
        <w:pStyle w:val="Heading2"/>
        <w:rPr>
          <w:rFonts w:cs="Helvetica"/>
          <w:b/>
          <w:bCs/>
        </w:rPr>
      </w:pPr>
      <w:bookmarkStart w:id="51" w:name="_Toc231230193"/>
      <w:bookmarkStart w:id="52" w:name="_Toc231563249"/>
      <w:r w:rsidRPr="00C930BC">
        <w:rPr>
          <w:rFonts w:cs="Helvetica"/>
          <w:b/>
          <w:bCs/>
        </w:rPr>
        <w:t>3.3 Dynamic Cookie Analysis Integration</w:t>
      </w:r>
      <w:bookmarkEnd w:id="51"/>
      <w:bookmarkEnd w:id="52"/>
    </w:p>
    <w:p w14:paraId="09C8D75D" w14:textId="3FE2D068" w:rsidR="00AE23D4" w:rsidRPr="00C930BC" w:rsidRDefault="00AE23D4" w:rsidP="00AA4F42">
      <w:pPr>
        <w:pStyle w:val="NormalWeb"/>
        <w:spacing w:beforeLines="20" w:before="48" w:beforeAutospacing="0" w:afterLines="20" w:after="48" w:afterAutospacing="0"/>
        <w:jc w:val="both"/>
        <w:rPr>
          <w:rFonts w:ascii="Helvetica" w:hAnsi="Helvetica" w:cs="Helvetica"/>
          <w:lang w:val="en-US"/>
        </w:rPr>
      </w:pPr>
      <w:r w:rsidRPr="00C930BC">
        <w:rPr>
          <w:rFonts w:ascii="Helvetica" w:hAnsi="Helvetica" w:cs="Helvetica"/>
          <w:lang w:val="en-US"/>
        </w:rPr>
        <w:t>A supplementary methodology was used to examine the website's actual monitoring behaviour in order to confirm the statements provided in the text of a privacy policy. The program extracts all active cookies linked to the current domain using the Chrome Cookies API.</w:t>
      </w:r>
    </w:p>
    <w:p w14:paraId="10E7609F" w14:textId="4A59D9F4" w:rsidR="00AA4F42" w:rsidRPr="00C930BC" w:rsidRDefault="00AA4F42" w:rsidP="001864B8">
      <w:pPr>
        <w:pStyle w:val="NormalWeb"/>
        <w:spacing w:beforeLines="20" w:before="48" w:beforeAutospacing="0" w:afterLines="20" w:after="48" w:afterAutospacing="0"/>
        <w:jc w:val="both"/>
        <w:rPr>
          <w:ins w:id="53" w:author="Diana Mitea" w:date="2026-06-13T15:50:00Z"/>
          <w:rFonts w:ascii="Helvetica" w:hAnsi="Helvetica" w:cs="Helvetica"/>
        </w:rPr>
        <w:pPrChange w:id="54" w:author="Diana Mitea" w:date="2026-06-13T16:03:00Z">
          <w:pPr>
            <w:pStyle w:val="NormalWeb"/>
            <w:spacing w:beforeLines="20" w:before="48" w:afterLines="20" w:after="48"/>
          </w:pPr>
        </w:pPrChange>
      </w:pPr>
      <w:ins w:id="55" w:author="Diana Mitea" w:date="2026-06-13T15:50:00Z">
        <w:r w:rsidRPr="00C930BC">
          <w:rPr>
            <w:rFonts w:ascii="Helvetica" w:hAnsi="Helvetica" w:cs="Helvetica"/>
            <w:lang w:val="en-US"/>
          </w:rPr>
          <w:t>This dynamic auditing phase is critical because static code analysis is fundamentally insufficient for detecting modern web trackers. Many tracking payloads are not hardcoded into the initial HTML response; rather, they are injected asynchronously via third-party</w:t>
        </w:r>
        <w:r w:rsidRPr="00C930BC">
          <w:rPr>
            <w:rFonts w:ascii="Helvetica" w:hAnsi="Helvetica" w:cs="Helvetica"/>
          </w:rPr>
          <w:t xml:space="preserve"> JavaScript execution only after the page has fully rendered. To capture this ephemeral </w:t>
        </w:r>
        <w:r w:rsidRPr="00C930BC">
          <w:rPr>
            <w:rFonts w:ascii="Helvetica" w:hAnsi="Helvetica" w:cs="Helvetica"/>
          </w:rPr>
          <w:lastRenderedPageBreak/>
          <w:t>runtime behavior, the cookie-analyzer.js module actively queries the Chrome Cookies API while simultaneously scanning HTML5 Web Storage (</w:t>
        </w:r>
      </w:ins>
      <w:r w:rsidR="001864B8" w:rsidRPr="00C930BC">
        <w:rPr>
          <w:rFonts w:ascii="Helvetica" w:hAnsi="Helvetica" w:cs="Helvetica"/>
        </w:rPr>
        <w:t>local Storage</w:t>
      </w:r>
      <w:ins w:id="56" w:author="Diana Mitea" w:date="2026-06-13T15:50:00Z">
        <w:r w:rsidRPr="00C930BC">
          <w:rPr>
            <w:rFonts w:ascii="Helvetica" w:hAnsi="Helvetica" w:cs="Helvetica"/>
          </w:rPr>
          <w:t xml:space="preserve"> and sessionStorage). This dual-pronged extraction ensures the application can detect sophisticated evasion tactics where data brokers attempt to bypass traditional cookie-blocking extensions by storing persistent identifiers directly within the browser's local cache.</w:t>
        </w:r>
      </w:ins>
    </w:p>
    <w:p w14:paraId="517756F8" w14:textId="261E2A03" w:rsidR="00AE23D4" w:rsidRPr="00C930BC" w:rsidRDefault="00AA4F42" w:rsidP="001864B8">
      <w:pPr>
        <w:spacing w:beforeLines="20" w:before="48" w:afterLines="20" w:after="48" w:line="240" w:lineRule="auto"/>
        <w:rPr>
          <w:ins w:id="57" w:author="Diana Mitea" w:date="2026-06-13T16:03:00Z"/>
          <w:rFonts w:eastAsia="Times New Roman" w:cs="Helvetica"/>
          <w:szCs w:val="24"/>
          <w:lang w:val="en-GB" w:eastAsia="en-GB"/>
        </w:rPr>
      </w:pPr>
      <w:ins w:id="58" w:author="Diana Mitea" w:date="2026-06-13T15:50:00Z">
        <w:r w:rsidRPr="00C930BC">
          <w:rPr>
            <w:rFonts w:eastAsia="Times New Roman" w:cs="Helvetica"/>
            <w:szCs w:val="24"/>
            <w:lang w:val="en-GB" w:eastAsia="en-GB"/>
            <w:rPrChange w:id="59" w:author="Diana Mitea" w:date="2026-06-13T16:03:00Z">
              <w:rPr>
                <w:rFonts w:cs="Helvetica"/>
              </w:rPr>
            </w:rPrChange>
          </w:rPr>
          <w:t>Once the active storage payloads are extracted, the categorization process relies on a robust signature-matching heuristic. The algorithm cross-references the captured cookie names and storage keys against a continuously updated dictionary of known telemetry footprints (such as _ga for Google Analytics or _fbp for Meta Pixel), sorting them into Tracking, Analytics, Advertising, Functional, and Social categories. Finally, the methodology utilizes a discrepancy engine that serves as the logical bridge between the application's two core modules. It mathematically translates the theoretical NLP text score and the empirical live storage data into a unified compliance metric. For example, if advertising cookies are detected by the API, but the text analyzer finds no mention of third-party sharing in the policy, the system flags this as a high-severity privacy risk. By automating this cross-referencing, the engine can definitively identify and flag instances of "compliance theatre," providing verifiable proof of GDPR violations.</w:t>
        </w:r>
      </w:ins>
      <w:del w:id="60" w:author="Diana Mitea" w:date="2026-06-13T15:50:00Z">
        <w:r w:rsidR="00AE23D4" w:rsidRPr="00C930BC" w:rsidDel="00AA4F42">
          <w:rPr>
            <w:rFonts w:eastAsia="Times New Roman" w:cs="Helvetica"/>
            <w:szCs w:val="24"/>
            <w:lang w:val="en-GB" w:eastAsia="en-GB"/>
            <w:rPrChange w:id="61" w:author="Diana Mitea" w:date="2026-06-13T16:03:00Z">
              <w:rPr>
                <w:rFonts w:cs="Helvetica"/>
              </w:rPr>
            </w:rPrChange>
          </w:rPr>
          <w:delText>A dedicated module (cookie-analyzer.js) checks the names and domains of these cookies against a database of known tracker patterns. The cookies are then classified algorithmically into five functional categories: tracking, analytics, advertising, functional, and social. The methodology contains a discrepancy engine that compares the cookie findings to the text analysis. For example, if the API detects advertising cookies but the text analyser finds no reference of third-party sharing in the policy, the system considers this a high-severity privacy concern.</w:delText>
        </w:r>
      </w:del>
    </w:p>
    <w:p w14:paraId="6E3E6CFC" w14:textId="77777777" w:rsidR="001864B8" w:rsidRPr="00C930BC" w:rsidRDefault="001864B8" w:rsidP="001864B8">
      <w:pPr>
        <w:spacing w:beforeLines="20" w:before="48" w:afterLines="20" w:after="48" w:line="240" w:lineRule="auto"/>
        <w:rPr>
          <w:rFonts w:eastAsia="Times New Roman" w:cs="Helvetica"/>
          <w:szCs w:val="24"/>
          <w:lang w:val="en-GB" w:eastAsia="en-GB"/>
          <w:rPrChange w:id="62" w:author="Diana Mitea" w:date="2026-06-13T16:03:00Z">
            <w:rPr>
              <w:rFonts w:ascii="Helvetica" w:hAnsi="Helvetica" w:cs="Helvetica"/>
            </w:rPr>
          </w:rPrChange>
        </w:rPr>
        <w:pPrChange w:id="63" w:author="Diana Mitea" w:date="2026-06-13T16:03:00Z">
          <w:pPr>
            <w:pStyle w:val="NormalWeb"/>
            <w:spacing w:beforeLines="20" w:before="48" w:afterLines="20" w:after="48"/>
            <w:jc w:val="both"/>
          </w:pPr>
        </w:pPrChange>
      </w:pPr>
    </w:p>
    <w:p w14:paraId="22CFECFB" w14:textId="7DAC2E40" w:rsidR="00B60215" w:rsidRPr="00C930BC" w:rsidRDefault="00B60215" w:rsidP="0000636F">
      <w:pPr>
        <w:pStyle w:val="Heading2"/>
        <w:spacing w:beforeLines="20" w:before="48" w:afterLines="20" w:after="48" w:line="240" w:lineRule="auto"/>
        <w:rPr>
          <w:rFonts w:cs="Helvetica"/>
          <w:b/>
          <w:bCs/>
        </w:rPr>
      </w:pPr>
      <w:bookmarkStart w:id="64" w:name="_Toc231230194"/>
      <w:bookmarkStart w:id="65" w:name="_Toc231563250"/>
      <w:r w:rsidRPr="00C930BC">
        <w:rPr>
          <w:rFonts w:cs="Helvetica"/>
          <w:b/>
          <w:bCs/>
        </w:rPr>
        <w:t>3.4 Ethical Considerations and Data Minimization in Tool Development</w:t>
      </w:r>
      <w:bookmarkEnd w:id="64"/>
      <w:bookmarkEnd w:id="65"/>
      <w:r w:rsidRPr="00C930BC">
        <w:rPr>
          <w:rFonts w:cs="Helvetica"/>
          <w:b/>
          <w:bCs/>
        </w:rPr>
        <w:t xml:space="preserve"> </w:t>
      </w:r>
    </w:p>
    <w:p w14:paraId="5313526E" w14:textId="77777777" w:rsidR="00AE23D4" w:rsidRPr="00C930BC" w:rsidRDefault="00AE23D4" w:rsidP="0000636F">
      <w:pPr>
        <w:spacing w:beforeLines="20" w:before="48" w:afterLines="20" w:after="48" w:line="240" w:lineRule="auto"/>
        <w:rPr>
          <w:rFonts w:eastAsia="Times New Roman" w:cs="Helvetica"/>
          <w:szCs w:val="24"/>
          <w:lang w:val="en-GB" w:eastAsia="en-GB"/>
        </w:rPr>
      </w:pPr>
      <w:r w:rsidRPr="00C930BC">
        <w:rPr>
          <w:rFonts w:eastAsia="Times New Roman" w:cs="Helvetica"/>
          <w:szCs w:val="24"/>
          <w:lang w:val="en-GB" w:eastAsia="en-GB"/>
        </w:rPr>
        <w:t>It was essential that the program itself not unintentionally create new privacy risks when creating a Privacy-Enhancing Technology (PET) intended to evaluate corporate data practices. Cloud-based processing architectures, which send the user's browsing history or the targeted website's Document Object Model (DOM) to a remote server for analysis, are frequently used by conventional online auditing tools and commercially available browser extensions.</w:t>
      </w:r>
    </w:p>
    <w:p w14:paraId="3B7FEC4E" w14:textId="4FB3A175" w:rsidR="00AA4F42" w:rsidRPr="00C930BC" w:rsidRDefault="00AE23D4" w:rsidP="00940596">
      <w:pPr>
        <w:rPr>
          <w:ins w:id="66" w:author="Diana Mitea" w:date="2026-06-13T15:43:00Z"/>
          <w:rFonts w:eastAsia="Times New Roman" w:cs="Helvetica"/>
          <w:szCs w:val="24"/>
          <w:lang w:val="en-GB" w:eastAsia="en-GB"/>
        </w:rPr>
      </w:pPr>
      <w:del w:id="67" w:author="Diana Mitea" w:date="2026-06-13T15:43:00Z">
        <w:r w:rsidRPr="00C930BC" w:rsidDel="00AA4F42">
          <w:rPr>
            <w:rFonts w:eastAsia="Times New Roman" w:cs="Helvetica"/>
            <w:szCs w:val="24"/>
            <w:lang w:val="en-GB" w:eastAsia="en-GB"/>
          </w:rPr>
          <w:delText xml:space="preserve">The Privacy Policy Analyzer &amp; Cookie Trax was designed completely as a localized, zero-trust solution to guarantee absolute conformity to the GDPR's Data Minimization principle (European Parliament and Council of the European Union, 2016). </w:delText>
        </w:r>
        <w:r w:rsidR="00940596" w:rsidRPr="00C930BC" w:rsidDel="00AA4F42">
          <w:rPr>
            <w:rFonts w:eastAsia="Times New Roman" w:cs="Helvetica"/>
            <w:szCs w:val="24"/>
            <w:lang w:val="en-GB" w:eastAsia="en-GB"/>
          </w:rPr>
          <w:delText>The program stores all tracking data, browsing patterns, and user IP addresses on the user's device by executing Natural Language Processing (NLP) rules and the cookie auditing module locally within the browser. This approach demonstrates that advanced auditing is achievable without compromising user privacy, thereby establishing a significant precedent for ethical software development in business informatics.</w:delText>
        </w:r>
      </w:del>
      <w:ins w:id="68" w:author="Diana Mitea" w:date="2026-06-13T15:43:00Z">
        <w:r w:rsidR="00AA4F42" w:rsidRPr="00C930BC">
          <w:rPr>
            <w:rFonts w:cs="Helvetica"/>
          </w:rPr>
          <w:t>The Privacy Policy Analyzer &amp; Cookie Trax was designed completely as a localized, zero-trust solution to guarantee absolute conformity to the GDPR's Data Minimization principle. By keeping all processing strictly on the client side, the extension eliminates the inherent vulnerabilities associated with cloud-based sub-processors, such as data interception during transit or unauthorized data retention by third-party analytics APIs. While this architectural choice shifts the computational load onto the user's local hardware, the implementation of asynchronous Web Workers effectively mitigates any potential browser performance degradation. Ultimately, this approach proves that robust, real-time privacy verification does not require the sacrifice of user data sovereignty, establishing a highly scalable and ethical model for future privacy-enhancing technologies (PETs) within the field of business informatics.</w:t>
        </w:r>
      </w:ins>
    </w:p>
    <w:p w14:paraId="3C58E936" w14:textId="77777777" w:rsidR="00AA4F42" w:rsidRPr="00C930BC" w:rsidRDefault="00AA4F42" w:rsidP="00940596">
      <w:pPr>
        <w:rPr>
          <w:rFonts w:eastAsia="Times New Roman" w:cs="Helvetica"/>
          <w:szCs w:val="24"/>
          <w:lang w:val="en-GB" w:eastAsia="en-GB"/>
        </w:rPr>
      </w:pPr>
    </w:p>
    <w:p w14:paraId="37C3B2B4" w14:textId="7018DD4C" w:rsidR="00475A0B" w:rsidRPr="00C930BC" w:rsidRDefault="00C930BC" w:rsidP="00C930BC">
      <w:pPr>
        <w:jc w:val="left"/>
        <w:rPr>
          <w:rFonts w:eastAsia="Times New Roman" w:cs="Helvetica"/>
          <w:szCs w:val="24"/>
          <w:lang w:val="en-GB" w:eastAsia="en-GB"/>
        </w:rPr>
      </w:pPr>
      <w:r w:rsidRPr="00C930BC">
        <w:rPr>
          <w:rFonts w:eastAsia="Times New Roman" w:cs="Helvetica"/>
          <w:szCs w:val="24"/>
          <w:lang w:val="en-GB" w:eastAsia="en-GB"/>
        </w:rPr>
        <w:br w:type="page"/>
      </w:r>
    </w:p>
    <w:p w14:paraId="3161BD93" w14:textId="274548C3" w:rsidR="00DC1054" w:rsidRPr="00C930BC" w:rsidRDefault="00D11E0E" w:rsidP="009B2D1E">
      <w:pPr>
        <w:pStyle w:val="Heading1"/>
        <w:spacing w:beforeLines="20" w:before="48" w:afterLines="20" w:after="48" w:line="240" w:lineRule="auto"/>
        <w:jc w:val="center"/>
        <w:rPr>
          <w:rFonts w:cs="Helvetica"/>
          <w:b/>
          <w:bCs/>
        </w:rPr>
      </w:pPr>
      <w:bookmarkStart w:id="69" w:name="_Toc231230195"/>
      <w:bookmarkStart w:id="70" w:name="_Toc231563251"/>
      <w:r w:rsidRPr="00C930BC">
        <w:rPr>
          <w:rFonts w:cs="Helvetica"/>
          <w:b/>
          <w:bCs/>
        </w:rPr>
        <w:lastRenderedPageBreak/>
        <w:t xml:space="preserve">4. </w:t>
      </w:r>
      <w:r w:rsidR="00DC1054" w:rsidRPr="00C930BC">
        <w:rPr>
          <w:rFonts w:cs="Helvetica"/>
          <w:b/>
          <w:bCs/>
        </w:rPr>
        <w:t>Results</w:t>
      </w:r>
      <w:bookmarkEnd w:id="69"/>
      <w:bookmarkEnd w:id="70"/>
    </w:p>
    <w:p w14:paraId="65788A53" w14:textId="77777777" w:rsidR="00D11E0E" w:rsidRPr="00C930BC" w:rsidRDefault="00D11E0E" w:rsidP="0000636F">
      <w:pPr>
        <w:spacing w:beforeLines="20" w:before="48" w:afterLines="20" w:after="48" w:line="240" w:lineRule="auto"/>
        <w:rPr>
          <w:rFonts w:cs="Helvetica"/>
        </w:rPr>
      </w:pPr>
    </w:p>
    <w:p w14:paraId="04283129" w14:textId="69EC9A91" w:rsidR="00D11E0E" w:rsidRPr="00C930BC" w:rsidRDefault="00D11E0E" w:rsidP="0000636F">
      <w:pPr>
        <w:pStyle w:val="Heading2"/>
        <w:spacing w:beforeLines="20" w:before="48" w:afterLines="20" w:after="48" w:line="240" w:lineRule="auto"/>
        <w:rPr>
          <w:ins w:id="71" w:author="Diana Mitea" w:date="2026-06-13T16:03:00Z"/>
          <w:rFonts w:cs="Helvetica"/>
          <w:b/>
          <w:bCs/>
        </w:rPr>
      </w:pPr>
      <w:bookmarkStart w:id="72" w:name="_Toc231230196"/>
      <w:bookmarkStart w:id="73" w:name="_Toc231563252"/>
      <w:r w:rsidRPr="00C930BC">
        <w:rPr>
          <w:rFonts w:cs="Helvetica"/>
          <w:b/>
          <w:bCs/>
        </w:rPr>
        <w:t>4.1 Benchmark Dataset Selection</w:t>
      </w:r>
      <w:bookmarkEnd w:id="72"/>
      <w:bookmarkEnd w:id="73"/>
    </w:p>
    <w:p w14:paraId="264AD21D" w14:textId="77777777" w:rsidR="00AE23D4" w:rsidRPr="00C930BC" w:rsidRDefault="00AE23D4" w:rsidP="001864B8">
      <w:pPr>
        <w:spacing w:beforeLines="20" w:before="48" w:afterLines="20" w:after="48" w:line="240" w:lineRule="auto"/>
        <w:rPr>
          <w:rFonts w:eastAsia="Times New Roman" w:cs="Helvetica"/>
          <w:szCs w:val="24"/>
          <w:lang w:val="en-GB" w:eastAsia="en-GB"/>
          <w:rPrChange w:id="74" w:author="Diana Mitea" w:date="2026-06-13T16:03:00Z">
            <w:rPr>
              <w:rFonts w:ascii="Helvetica" w:hAnsi="Helvetica" w:cs="Helvetica"/>
            </w:rPr>
          </w:rPrChange>
        </w:rPr>
        <w:pPrChange w:id="75" w:author="Diana Mitea" w:date="2026-06-13T16:03:00Z">
          <w:pPr>
            <w:pStyle w:val="NormalWeb"/>
            <w:spacing w:beforeLines="20" w:before="48" w:afterLines="20" w:after="48"/>
            <w:jc w:val="both"/>
          </w:pPr>
        </w:pPrChange>
      </w:pPr>
      <w:r w:rsidRPr="00C930BC">
        <w:rPr>
          <w:rFonts w:eastAsia="Times New Roman" w:cs="Helvetica"/>
          <w:szCs w:val="24"/>
          <w:lang w:val="en-GB" w:eastAsia="en-GB"/>
          <w:rPrChange w:id="76" w:author="Diana Mitea" w:date="2026-06-13T16:03:00Z">
            <w:rPr>
              <w:rFonts w:ascii="Helvetica" w:hAnsi="Helvetica" w:cs="Helvetica"/>
            </w:rPr>
          </w:rPrChange>
        </w:rPr>
        <w:t>A benchmark dataset of website policies was created in order to methodically assess the application's efficiency, scalability, and correctness. The chosen sample (N=15) includes popular domains from a variety of international industries. This variety is essential for evaluating the application against different web development architectures, business transparency standards, and regulatory settings.</w:t>
      </w:r>
    </w:p>
    <w:p w14:paraId="1DB65F3A" w14:textId="72905647" w:rsidR="00AE23D4" w:rsidRPr="00C930BC" w:rsidRDefault="00AE23D4" w:rsidP="001864B8">
      <w:pPr>
        <w:spacing w:beforeLines="20" w:before="48" w:afterLines="20" w:after="48" w:line="240" w:lineRule="auto"/>
        <w:rPr>
          <w:rFonts w:eastAsia="Times New Roman" w:cs="Helvetica"/>
          <w:szCs w:val="24"/>
          <w:lang w:val="en-GB" w:eastAsia="en-GB"/>
          <w:rPrChange w:id="77" w:author="Diana Mitea" w:date="2026-06-13T16:03:00Z">
            <w:rPr>
              <w:rFonts w:ascii="Helvetica" w:hAnsi="Helvetica" w:cs="Helvetica"/>
            </w:rPr>
          </w:rPrChange>
        </w:rPr>
        <w:pPrChange w:id="78" w:author="Diana Mitea" w:date="2026-06-13T16:03:00Z">
          <w:pPr>
            <w:pStyle w:val="NormalWeb"/>
            <w:spacing w:beforeLines="20" w:before="48" w:afterLines="20" w:after="48"/>
            <w:jc w:val="both"/>
          </w:pPr>
        </w:pPrChange>
      </w:pPr>
      <w:r w:rsidRPr="00C930BC">
        <w:rPr>
          <w:rFonts w:eastAsia="Times New Roman" w:cs="Helvetica"/>
          <w:szCs w:val="24"/>
          <w:lang w:val="en-GB" w:eastAsia="en-GB"/>
          <w:rPrChange w:id="79" w:author="Diana Mitea" w:date="2026-06-13T16:03:00Z">
            <w:rPr>
              <w:rFonts w:ascii="Helvetica" w:hAnsi="Helvetica" w:cs="Helvetica"/>
            </w:rPr>
          </w:rPrChange>
        </w:rPr>
        <w:t>The dataset includes domains from technology and artificial intelligence (Microsoft, Google, OpenAI, Anthropic), social media (Meta, LinkedIn, TikTok), e-commerce (</w:t>
      </w:r>
      <w:proofErr w:type="spellStart"/>
      <w:r w:rsidRPr="00C930BC">
        <w:rPr>
          <w:rFonts w:eastAsia="Times New Roman" w:cs="Helvetica"/>
          <w:szCs w:val="24"/>
          <w:lang w:val="en-GB" w:eastAsia="en-GB"/>
          <w:rPrChange w:id="80" w:author="Diana Mitea" w:date="2026-06-13T16:03:00Z">
            <w:rPr>
              <w:rFonts w:ascii="Helvetica" w:hAnsi="Helvetica" w:cs="Helvetica"/>
            </w:rPr>
          </w:rPrChange>
        </w:rPr>
        <w:t>Temu</w:t>
      </w:r>
      <w:proofErr w:type="spellEnd"/>
      <w:r w:rsidRPr="00C930BC">
        <w:rPr>
          <w:rFonts w:eastAsia="Times New Roman" w:cs="Helvetica"/>
          <w:szCs w:val="24"/>
          <w:lang w:val="en-GB" w:eastAsia="en-GB"/>
          <w:rPrChange w:id="81" w:author="Diana Mitea" w:date="2026-06-13T16:03:00Z">
            <w:rPr>
              <w:rFonts w:ascii="Helvetica" w:hAnsi="Helvetica" w:cs="Helvetica"/>
            </w:rPr>
          </w:rPrChange>
        </w:rPr>
        <w:t>, Amazon Jobs, Shein), information and media (Wikimedia, The New York Times), design software (Canva), and government (USA.gov).</w:t>
      </w:r>
    </w:p>
    <w:p w14:paraId="0A20D829" w14:textId="7870055D" w:rsidR="00A66315" w:rsidRPr="00C930BC" w:rsidRDefault="00AE23D4" w:rsidP="001864B8">
      <w:pPr>
        <w:spacing w:beforeLines="20" w:before="48" w:afterLines="20" w:after="48" w:line="240" w:lineRule="auto"/>
        <w:rPr>
          <w:rFonts w:eastAsia="Times New Roman" w:cs="Helvetica"/>
          <w:szCs w:val="24"/>
          <w:lang w:val="en-GB" w:eastAsia="en-GB"/>
          <w:rPrChange w:id="82" w:author="Diana Mitea" w:date="2026-06-13T16:03:00Z">
            <w:rPr>
              <w:rFonts w:ascii="Helvetica" w:hAnsi="Helvetica" w:cs="Helvetica"/>
            </w:rPr>
          </w:rPrChange>
        </w:rPr>
        <w:pPrChange w:id="83" w:author="Diana Mitea" w:date="2026-06-13T16:03:00Z">
          <w:pPr>
            <w:pStyle w:val="NormalWeb"/>
            <w:spacing w:beforeLines="20" w:before="48" w:beforeAutospacing="0" w:afterLines="20" w:after="48" w:afterAutospacing="0"/>
            <w:jc w:val="both"/>
          </w:pPr>
        </w:pPrChange>
      </w:pPr>
      <w:r w:rsidRPr="00C930BC">
        <w:rPr>
          <w:rFonts w:eastAsia="Times New Roman" w:cs="Helvetica"/>
          <w:szCs w:val="24"/>
          <w:lang w:val="en-GB" w:eastAsia="en-GB"/>
          <w:rPrChange w:id="84" w:author="Diana Mitea" w:date="2026-06-13T16:03:00Z">
            <w:rPr>
              <w:rFonts w:ascii="Helvetica" w:hAnsi="Helvetica" w:cs="Helvetica"/>
            </w:rPr>
          </w:rPrChange>
        </w:rPr>
        <w:t>The dataset used for the primary textual analysis is described in Table 1, along with the industrial sector and the extracted privacy policy text's raw character length. With text lengths ranging from 185 characters (Samsung) to 78,366 characters (The New York Times), the application's asynchronous processing and chunking capabilities via Web Workers were thoroughly tested</w:t>
      </w:r>
      <w:r w:rsidR="00E853C1" w:rsidRPr="00C930BC">
        <w:rPr>
          <w:rFonts w:eastAsia="Times New Roman" w:cs="Helvetica"/>
          <w:szCs w:val="24"/>
          <w:lang w:val="en-GB" w:eastAsia="en-GB"/>
          <w:rPrChange w:id="85" w:author="Diana Mitea" w:date="2026-06-13T16:03:00Z">
            <w:rPr>
              <w:rFonts w:ascii="Helvetica" w:hAnsi="Helvetica" w:cs="Helvetica"/>
            </w:rPr>
          </w:rPrChange>
        </w:rPr>
        <w:t>.</w:t>
      </w:r>
    </w:p>
    <w:p w14:paraId="78666148" w14:textId="77777777" w:rsidR="008E1704" w:rsidRPr="00C930BC" w:rsidRDefault="008E1704" w:rsidP="0000636F">
      <w:pPr>
        <w:pStyle w:val="NormalWeb"/>
        <w:spacing w:beforeLines="20" w:before="48" w:beforeAutospacing="0" w:afterLines="20" w:after="48" w:afterAutospacing="0"/>
        <w:jc w:val="both"/>
        <w:rPr>
          <w:rFonts w:ascii="Helvetica" w:hAnsi="Helvetica" w:cs="Helvetica"/>
        </w:rPr>
      </w:pPr>
    </w:p>
    <w:p w14:paraId="73358539" w14:textId="19D7A201" w:rsidR="00D11E0E" w:rsidRPr="00C930BC" w:rsidRDefault="00D11E0E" w:rsidP="0000636F">
      <w:pPr>
        <w:pStyle w:val="Caption"/>
        <w:keepNext/>
        <w:spacing w:beforeLines="20" w:before="48" w:afterLines="20" w:after="48"/>
        <w:rPr>
          <w:rFonts w:cs="Helvetica"/>
          <w:color w:val="595959" w:themeColor="text1" w:themeTint="A6"/>
        </w:rPr>
      </w:pPr>
      <w:bookmarkStart w:id="86" w:name="_Toc231563091"/>
      <w:r w:rsidRPr="00C930BC">
        <w:rPr>
          <w:rFonts w:cs="Helvetica"/>
          <w:color w:val="595959" w:themeColor="text1" w:themeTint="A6"/>
        </w:rPr>
        <w:t xml:space="preserve">Table </w:t>
      </w:r>
      <w:r w:rsidR="00906EDC" w:rsidRPr="00C930BC">
        <w:rPr>
          <w:rFonts w:cs="Helvetica"/>
          <w:color w:val="595959" w:themeColor="text1" w:themeTint="A6"/>
        </w:rPr>
        <w:fldChar w:fldCharType="begin"/>
      </w:r>
      <w:r w:rsidR="00906EDC" w:rsidRPr="00C930BC">
        <w:rPr>
          <w:rFonts w:cs="Helvetica"/>
          <w:color w:val="595959" w:themeColor="text1" w:themeTint="A6"/>
        </w:rPr>
        <w:instrText xml:space="preserve"> SEQ Table \* ARABIC </w:instrText>
      </w:r>
      <w:r w:rsidR="00906EDC" w:rsidRPr="00C930BC">
        <w:rPr>
          <w:rFonts w:cs="Helvetica"/>
          <w:color w:val="595959" w:themeColor="text1" w:themeTint="A6"/>
        </w:rPr>
        <w:fldChar w:fldCharType="separate"/>
      </w:r>
      <w:r w:rsidR="007A7268" w:rsidRPr="00C930BC">
        <w:rPr>
          <w:rFonts w:cs="Helvetica"/>
          <w:noProof/>
          <w:color w:val="595959" w:themeColor="text1" w:themeTint="A6"/>
        </w:rPr>
        <w:t>1</w:t>
      </w:r>
      <w:r w:rsidR="00906EDC" w:rsidRPr="00C930BC">
        <w:rPr>
          <w:rFonts w:cs="Helvetica"/>
          <w:color w:val="595959" w:themeColor="text1" w:themeTint="A6"/>
        </w:rPr>
        <w:fldChar w:fldCharType="end"/>
      </w:r>
      <w:r w:rsidRPr="00C930BC">
        <w:rPr>
          <w:rFonts w:cs="Helvetica"/>
          <w:color w:val="595959" w:themeColor="text1" w:themeTint="A6"/>
        </w:rPr>
        <w:t>. Benchmark Dataset of Analyzed Privacy Policies (N=15)</w:t>
      </w:r>
      <w:bookmarkEnd w:id="86"/>
    </w:p>
    <w:tbl>
      <w:tblPr>
        <w:tblStyle w:val="TableGrid"/>
        <w:tblW w:w="0" w:type="auto"/>
        <w:tblLook w:val="04A0" w:firstRow="1" w:lastRow="0" w:firstColumn="1" w:lastColumn="0" w:noHBand="0" w:noVBand="1"/>
        <w:tblCaption w:val="Table1. Benchmark Dataset of Analyzed Privacy Policies (N=15)"/>
        <w:tblDescription w:val="Source: Author's own research based on application data extraction."/>
      </w:tblPr>
      <w:tblGrid>
        <w:gridCol w:w="3005"/>
        <w:gridCol w:w="3005"/>
        <w:gridCol w:w="3006"/>
      </w:tblGrid>
      <w:tr w:rsidR="00D11E0E" w:rsidRPr="00C930BC" w14:paraId="5CA9A06C" w14:textId="77777777" w:rsidTr="00D11E0E">
        <w:tc>
          <w:tcPr>
            <w:tcW w:w="3005" w:type="dxa"/>
          </w:tcPr>
          <w:p w14:paraId="3D55363B" w14:textId="4B108AD8" w:rsidR="00D11E0E" w:rsidRPr="00C930BC" w:rsidRDefault="00D11E0E" w:rsidP="0000636F">
            <w:pPr>
              <w:spacing w:beforeLines="20" w:before="48" w:afterLines="20" w:after="48"/>
              <w:rPr>
                <w:rFonts w:cs="Helvetica"/>
              </w:rPr>
            </w:pPr>
            <w:r w:rsidRPr="00C930BC">
              <w:rPr>
                <w:rFonts w:cs="Helvetica"/>
              </w:rPr>
              <w:t>Domain Name</w:t>
            </w:r>
          </w:p>
        </w:tc>
        <w:tc>
          <w:tcPr>
            <w:tcW w:w="3005" w:type="dxa"/>
          </w:tcPr>
          <w:p w14:paraId="090E4755" w14:textId="54AB4DDE" w:rsidR="00D11E0E" w:rsidRPr="00C930BC" w:rsidRDefault="00D11E0E" w:rsidP="0000636F">
            <w:pPr>
              <w:spacing w:beforeLines="20" w:before="48" w:afterLines="20" w:after="48"/>
              <w:rPr>
                <w:rFonts w:cs="Helvetica"/>
              </w:rPr>
            </w:pPr>
            <w:r w:rsidRPr="00C930BC">
              <w:rPr>
                <w:rFonts w:cs="Helvetica"/>
              </w:rPr>
              <w:t>Industry Sector</w:t>
            </w:r>
          </w:p>
        </w:tc>
        <w:tc>
          <w:tcPr>
            <w:tcW w:w="3006" w:type="dxa"/>
          </w:tcPr>
          <w:p w14:paraId="03D34FD0" w14:textId="5BB4B57C" w:rsidR="00D11E0E" w:rsidRPr="00C930BC" w:rsidRDefault="00D11E0E" w:rsidP="0000636F">
            <w:pPr>
              <w:spacing w:beforeLines="20" w:before="48" w:afterLines="20" w:after="48"/>
              <w:rPr>
                <w:rFonts w:cs="Helvetica"/>
              </w:rPr>
            </w:pPr>
            <w:r w:rsidRPr="00C930BC">
              <w:rPr>
                <w:rFonts w:cs="Helvetica"/>
              </w:rPr>
              <w:t>Policy Length (Characters)</w:t>
            </w:r>
          </w:p>
        </w:tc>
      </w:tr>
      <w:tr w:rsidR="00D11E0E" w:rsidRPr="00C930BC" w14:paraId="2F6AF595" w14:textId="77777777" w:rsidTr="00D11E0E">
        <w:tc>
          <w:tcPr>
            <w:tcW w:w="3005" w:type="dxa"/>
          </w:tcPr>
          <w:p w14:paraId="727C4279" w14:textId="2850FCBD" w:rsidR="00D11E0E" w:rsidRPr="00C930BC" w:rsidRDefault="00D11E0E" w:rsidP="0000636F">
            <w:pPr>
              <w:spacing w:beforeLines="20" w:before="48" w:afterLines="20" w:after="48"/>
              <w:rPr>
                <w:rFonts w:cs="Helvetica"/>
              </w:rPr>
            </w:pPr>
            <w:r w:rsidRPr="00C930BC">
              <w:rPr>
                <w:rFonts w:cs="Helvetica"/>
              </w:rPr>
              <w:t>help.nytimes.com</w:t>
            </w:r>
          </w:p>
        </w:tc>
        <w:tc>
          <w:tcPr>
            <w:tcW w:w="3005" w:type="dxa"/>
          </w:tcPr>
          <w:p w14:paraId="240F03BC" w14:textId="45FCA997" w:rsidR="00D11E0E" w:rsidRPr="00C930BC" w:rsidRDefault="00D11E0E" w:rsidP="0000636F">
            <w:pPr>
              <w:spacing w:beforeLines="20" w:before="48" w:afterLines="20" w:after="48"/>
              <w:rPr>
                <w:rFonts w:cs="Helvetica"/>
              </w:rPr>
            </w:pPr>
            <w:r w:rsidRPr="00C930BC">
              <w:rPr>
                <w:rFonts w:cs="Helvetica"/>
              </w:rPr>
              <w:t>Media / News</w:t>
            </w:r>
          </w:p>
        </w:tc>
        <w:tc>
          <w:tcPr>
            <w:tcW w:w="3006" w:type="dxa"/>
          </w:tcPr>
          <w:p w14:paraId="6F0F0CCD" w14:textId="0902D1E9" w:rsidR="00D11E0E" w:rsidRPr="00C930BC" w:rsidRDefault="00D11E0E" w:rsidP="0000636F">
            <w:pPr>
              <w:spacing w:beforeLines="20" w:before="48" w:afterLines="20" w:after="48"/>
              <w:rPr>
                <w:rFonts w:cs="Helvetica"/>
              </w:rPr>
            </w:pPr>
            <w:r w:rsidRPr="00C930BC">
              <w:rPr>
                <w:rFonts w:cs="Helvetica"/>
              </w:rPr>
              <w:t>78,366</w:t>
            </w:r>
          </w:p>
        </w:tc>
      </w:tr>
      <w:tr w:rsidR="00D11E0E" w:rsidRPr="00C930BC" w14:paraId="5174A8CD" w14:textId="77777777" w:rsidTr="00D11E0E">
        <w:tc>
          <w:tcPr>
            <w:tcW w:w="3005" w:type="dxa"/>
          </w:tcPr>
          <w:p w14:paraId="355C1831" w14:textId="1530FED4" w:rsidR="00D11E0E" w:rsidRPr="00C930BC" w:rsidRDefault="00D11E0E" w:rsidP="0000636F">
            <w:pPr>
              <w:spacing w:beforeLines="20" w:before="48" w:afterLines="20" w:after="48"/>
              <w:rPr>
                <w:rFonts w:cs="Helvetica"/>
              </w:rPr>
            </w:pPr>
            <w:r w:rsidRPr="00C930BC">
              <w:rPr>
                <w:rFonts w:cs="Helvetica"/>
              </w:rPr>
              <w:t>policies.google.com</w:t>
            </w:r>
          </w:p>
        </w:tc>
        <w:tc>
          <w:tcPr>
            <w:tcW w:w="3005" w:type="dxa"/>
          </w:tcPr>
          <w:p w14:paraId="2918D915" w14:textId="13ACB6C7" w:rsidR="00D11E0E" w:rsidRPr="00C930BC" w:rsidRDefault="00D11E0E" w:rsidP="0000636F">
            <w:pPr>
              <w:spacing w:beforeLines="20" w:before="48" w:afterLines="20" w:after="48"/>
              <w:rPr>
                <w:rFonts w:cs="Helvetica"/>
              </w:rPr>
            </w:pPr>
            <w:r w:rsidRPr="00C930BC">
              <w:rPr>
                <w:rFonts w:cs="Helvetica"/>
              </w:rPr>
              <w:t>Technology / Search</w:t>
            </w:r>
          </w:p>
        </w:tc>
        <w:tc>
          <w:tcPr>
            <w:tcW w:w="3006" w:type="dxa"/>
          </w:tcPr>
          <w:p w14:paraId="394CC6D5" w14:textId="63ECA6C4" w:rsidR="00D11E0E" w:rsidRPr="00C930BC" w:rsidRDefault="00D11E0E" w:rsidP="0000636F">
            <w:pPr>
              <w:spacing w:beforeLines="20" w:before="48" w:afterLines="20" w:after="48"/>
              <w:rPr>
                <w:rFonts w:cs="Helvetica"/>
              </w:rPr>
            </w:pPr>
            <w:r w:rsidRPr="00C930BC">
              <w:rPr>
                <w:rFonts w:cs="Helvetica"/>
              </w:rPr>
              <w:t>64,205</w:t>
            </w:r>
          </w:p>
        </w:tc>
      </w:tr>
      <w:tr w:rsidR="00D11E0E" w:rsidRPr="00C930BC" w14:paraId="3E613720" w14:textId="77777777" w:rsidTr="00D11E0E">
        <w:tc>
          <w:tcPr>
            <w:tcW w:w="3005" w:type="dxa"/>
          </w:tcPr>
          <w:p w14:paraId="037CAEFF" w14:textId="51CDB56F" w:rsidR="00D11E0E" w:rsidRPr="00C930BC" w:rsidRDefault="00D11E0E" w:rsidP="0000636F">
            <w:pPr>
              <w:spacing w:beforeLines="20" w:before="48" w:afterLines="20" w:after="48"/>
              <w:rPr>
                <w:rFonts w:cs="Helvetica"/>
              </w:rPr>
            </w:pPr>
            <w:r w:rsidRPr="00C930BC">
              <w:rPr>
                <w:rFonts w:cs="Helvetica"/>
              </w:rPr>
              <w:t>www.canva.com</w:t>
            </w:r>
          </w:p>
        </w:tc>
        <w:tc>
          <w:tcPr>
            <w:tcW w:w="3005" w:type="dxa"/>
          </w:tcPr>
          <w:p w14:paraId="61521D0A" w14:textId="5BB636B8" w:rsidR="00D11E0E" w:rsidRPr="00C930BC" w:rsidRDefault="00D11E0E" w:rsidP="0000636F">
            <w:pPr>
              <w:spacing w:beforeLines="20" w:before="48" w:afterLines="20" w:after="48"/>
              <w:rPr>
                <w:rFonts w:cs="Helvetica"/>
              </w:rPr>
            </w:pPr>
            <w:r w:rsidRPr="00C930BC">
              <w:rPr>
                <w:rFonts w:cs="Helvetica"/>
              </w:rPr>
              <w:t>Software / Design</w:t>
            </w:r>
          </w:p>
        </w:tc>
        <w:tc>
          <w:tcPr>
            <w:tcW w:w="3006" w:type="dxa"/>
          </w:tcPr>
          <w:p w14:paraId="2630EF83" w14:textId="785E110C" w:rsidR="00D11E0E" w:rsidRPr="00C930BC" w:rsidRDefault="00D11E0E" w:rsidP="0000636F">
            <w:pPr>
              <w:spacing w:beforeLines="20" w:before="48" w:afterLines="20" w:after="48"/>
              <w:rPr>
                <w:rFonts w:cs="Helvetica"/>
              </w:rPr>
            </w:pPr>
            <w:r w:rsidRPr="00C930BC">
              <w:rPr>
                <w:rFonts w:cs="Helvetica"/>
              </w:rPr>
              <w:t>63,962</w:t>
            </w:r>
          </w:p>
        </w:tc>
      </w:tr>
      <w:tr w:rsidR="00D11E0E" w:rsidRPr="00C930BC" w14:paraId="7BADF4BE" w14:textId="77777777" w:rsidTr="00D11E0E">
        <w:tc>
          <w:tcPr>
            <w:tcW w:w="3005" w:type="dxa"/>
          </w:tcPr>
          <w:p w14:paraId="328CABDB" w14:textId="67210DC7" w:rsidR="00D11E0E" w:rsidRPr="00C930BC" w:rsidRDefault="00D11E0E" w:rsidP="0000636F">
            <w:pPr>
              <w:spacing w:beforeLines="20" w:before="48" w:afterLines="20" w:after="48"/>
              <w:rPr>
                <w:rFonts w:cs="Helvetica"/>
              </w:rPr>
            </w:pPr>
            <w:r w:rsidRPr="00C930BC">
              <w:rPr>
                <w:rFonts w:cs="Helvetica"/>
              </w:rPr>
              <w:t>www.temu.com</w:t>
            </w:r>
          </w:p>
        </w:tc>
        <w:tc>
          <w:tcPr>
            <w:tcW w:w="3005" w:type="dxa"/>
          </w:tcPr>
          <w:p w14:paraId="59A9B33E" w14:textId="7A1A8499" w:rsidR="00D11E0E" w:rsidRPr="00C930BC" w:rsidRDefault="00D11E0E" w:rsidP="0000636F">
            <w:pPr>
              <w:spacing w:beforeLines="20" w:before="48" w:afterLines="20" w:after="48"/>
              <w:rPr>
                <w:rFonts w:cs="Helvetica"/>
              </w:rPr>
            </w:pPr>
            <w:r w:rsidRPr="00C930BC">
              <w:rPr>
                <w:rFonts w:cs="Helvetica"/>
              </w:rPr>
              <w:t>E-commerce</w:t>
            </w:r>
          </w:p>
        </w:tc>
        <w:tc>
          <w:tcPr>
            <w:tcW w:w="3006" w:type="dxa"/>
          </w:tcPr>
          <w:p w14:paraId="5E4E44B0" w14:textId="665DE4B4" w:rsidR="00D11E0E" w:rsidRPr="00C930BC" w:rsidRDefault="00D11E0E" w:rsidP="0000636F">
            <w:pPr>
              <w:spacing w:beforeLines="20" w:before="48" w:afterLines="20" w:after="48"/>
              <w:rPr>
                <w:rFonts w:cs="Helvetica"/>
              </w:rPr>
            </w:pPr>
            <w:r w:rsidRPr="00C930BC">
              <w:rPr>
                <w:rFonts w:cs="Helvetica"/>
              </w:rPr>
              <w:t>60,727</w:t>
            </w:r>
          </w:p>
        </w:tc>
      </w:tr>
      <w:tr w:rsidR="00D11E0E" w:rsidRPr="00C930BC" w14:paraId="2F13265F" w14:textId="77777777" w:rsidTr="00D11E0E">
        <w:tc>
          <w:tcPr>
            <w:tcW w:w="3005" w:type="dxa"/>
          </w:tcPr>
          <w:p w14:paraId="5B9310F0" w14:textId="12A5FD5D" w:rsidR="00D11E0E" w:rsidRPr="00C930BC" w:rsidRDefault="00D11E0E" w:rsidP="0000636F">
            <w:pPr>
              <w:spacing w:beforeLines="20" w:before="48" w:afterLines="20" w:after="48"/>
              <w:rPr>
                <w:rFonts w:cs="Helvetica"/>
              </w:rPr>
            </w:pPr>
            <w:r w:rsidRPr="00C930BC">
              <w:rPr>
                <w:rFonts w:cs="Helvetica"/>
              </w:rPr>
              <w:t>foundation.wikimedia.org</w:t>
            </w:r>
          </w:p>
        </w:tc>
        <w:tc>
          <w:tcPr>
            <w:tcW w:w="3005" w:type="dxa"/>
          </w:tcPr>
          <w:p w14:paraId="33FDA107" w14:textId="04F58812" w:rsidR="00D11E0E" w:rsidRPr="00C930BC" w:rsidRDefault="00D11E0E" w:rsidP="0000636F">
            <w:pPr>
              <w:spacing w:beforeLines="20" w:before="48" w:afterLines="20" w:after="48"/>
              <w:rPr>
                <w:rFonts w:cs="Helvetica"/>
              </w:rPr>
            </w:pPr>
            <w:r w:rsidRPr="00C930BC">
              <w:rPr>
                <w:rFonts w:cs="Helvetica"/>
              </w:rPr>
              <w:t>Information / Non-Profit</w:t>
            </w:r>
          </w:p>
        </w:tc>
        <w:tc>
          <w:tcPr>
            <w:tcW w:w="3006" w:type="dxa"/>
          </w:tcPr>
          <w:p w14:paraId="24175B38" w14:textId="5A71BF41" w:rsidR="00D11E0E" w:rsidRPr="00C930BC" w:rsidRDefault="00D11E0E" w:rsidP="0000636F">
            <w:pPr>
              <w:spacing w:beforeLines="20" w:before="48" w:afterLines="20" w:after="48"/>
              <w:rPr>
                <w:rFonts w:cs="Helvetica"/>
              </w:rPr>
            </w:pPr>
            <w:r w:rsidRPr="00C930BC">
              <w:rPr>
                <w:rFonts w:cs="Helvetica"/>
              </w:rPr>
              <w:t>42,632</w:t>
            </w:r>
          </w:p>
        </w:tc>
      </w:tr>
      <w:tr w:rsidR="00D11E0E" w:rsidRPr="00C930BC" w14:paraId="0F1071EF" w14:textId="77777777" w:rsidTr="00D11E0E">
        <w:tc>
          <w:tcPr>
            <w:tcW w:w="3005" w:type="dxa"/>
          </w:tcPr>
          <w:p w14:paraId="0CB3D8BE" w14:textId="1A93CD39" w:rsidR="00D11E0E" w:rsidRPr="00C930BC" w:rsidRDefault="00D11E0E" w:rsidP="0000636F">
            <w:pPr>
              <w:spacing w:beforeLines="20" w:before="48" w:afterLines="20" w:after="48"/>
              <w:rPr>
                <w:rFonts w:cs="Helvetica"/>
              </w:rPr>
            </w:pPr>
            <w:r w:rsidRPr="00C930BC">
              <w:rPr>
                <w:rFonts w:cs="Helvetica"/>
              </w:rPr>
              <w:t>www.linkedin.com</w:t>
            </w:r>
          </w:p>
        </w:tc>
        <w:tc>
          <w:tcPr>
            <w:tcW w:w="3005" w:type="dxa"/>
          </w:tcPr>
          <w:p w14:paraId="6A8E9669" w14:textId="3334C306" w:rsidR="00D11E0E" w:rsidRPr="00C930BC" w:rsidRDefault="00D11E0E" w:rsidP="0000636F">
            <w:pPr>
              <w:spacing w:beforeLines="20" w:before="48" w:afterLines="20" w:after="48"/>
              <w:rPr>
                <w:rFonts w:cs="Helvetica"/>
              </w:rPr>
            </w:pPr>
            <w:r w:rsidRPr="00C930BC">
              <w:rPr>
                <w:rFonts w:cs="Helvetica"/>
              </w:rPr>
              <w:t>Social Media / Professional</w:t>
            </w:r>
          </w:p>
        </w:tc>
        <w:tc>
          <w:tcPr>
            <w:tcW w:w="3006" w:type="dxa"/>
          </w:tcPr>
          <w:p w14:paraId="7B2D2C7B" w14:textId="0A2A8351" w:rsidR="00D11E0E" w:rsidRPr="00C930BC" w:rsidRDefault="00D11E0E" w:rsidP="0000636F">
            <w:pPr>
              <w:spacing w:beforeLines="20" w:before="48" w:afterLines="20" w:after="48"/>
              <w:rPr>
                <w:rFonts w:cs="Helvetica"/>
              </w:rPr>
            </w:pPr>
            <w:r w:rsidRPr="00C930BC">
              <w:rPr>
                <w:rFonts w:cs="Helvetica"/>
              </w:rPr>
              <w:t>41,565</w:t>
            </w:r>
          </w:p>
        </w:tc>
      </w:tr>
      <w:tr w:rsidR="00D11E0E" w:rsidRPr="00C930BC" w14:paraId="0FF84BFD" w14:textId="77777777" w:rsidTr="00D11E0E">
        <w:tc>
          <w:tcPr>
            <w:tcW w:w="3005" w:type="dxa"/>
          </w:tcPr>
          <w:p w14:paraId="04EF8C0F" w14:textId="7DC4DB00" w:rsidR="00D11E0E" w:rsidRPr="00C930BC" w:rsidRDefault="00D11E0E" w:rsidP="0000636F">
            <w:pPr>
              <w:spacing w:beforeLines="20" w:before="48" w:afterLines="20" w:after="48"/>
              <w:rPr>
                <w:rFonts w:cs="Helvetica"/>
              </w:rPr>
            </w:pPr>
            <w:r w:rsidRPr="00C930BC">
              <w:rPr>
                <w:rFonts w:cs="Helvetica"/>
              </w:rPr>
              <w:t>www.meta.com</w:t>
            </w:r>
          </w:p>
        </w:tc>
        <w:tc>
          <w:tcPr>
            <w:tcW w:w="3005" w:type="dxa"/>
          </w:tcPr>
          <w:p w14:paraId="74DCD1B2" w14:textId="04128624" w:rsidR="00D11E0E" w:rsidRPr="00C930BC" w:rsidRDefault="00D11E0E" w:rsidP="0000636F">
            <w:pPr>
              <w:spacing w:beforeLines="20" w:before="48" w:afterLines="20" w:after="48"/>
              <w:rPr>
                <w:rFonts w:cs="Helvetica"/>
              </w:rPr>
            </w:pPr>
            <w:r w:rsidRPr="00C930BC">
              <w:rPr>
                <w:rFonts w:cs="Helvetica"/>
              </w:rPr>
              <w:t>Social Media</w:t>
            </w:r>
          </w:p>
        </w:tc>
        <w:tc>
          <w:tcPr>
            <w:tcW w:w="3006" w:type="dxa"/>
          </w:tcPr>
          <w:p w14:paraId="566586FC" w14:textId="55B0BF5C" w:rsidR="00D11E0E" w:rsidRPr="00C930BC" w:rsidRDefault="00D11E0E" w:rsidP="0000636F">
            <w:pPr>
              <w:spacing w:beforeLines="20" w:before="48" w:afterLines="20" w:after="48"/>
              <w:rPr>
                <w:rFonts w:cs="Helvetica"/>
              </w:rPr>
            </w:pPr>
            <w:r w:rsidRPr="00C930BC">
              <w:rPr>
                <w:rFonts w:cs="Helvetica"/>
              </w:rPr>
              <w:t>40,816</w:t>
            </w:r>
          </w:p>
        </w:tc>
      </w:tr>
      <w:tr w:rsidR="00D11E0E" w:rsidRPr="00C930BC" w14:paraId="3101C936" w14:textId="77777777" w:rsidTr="00D11E0E">
        <w:tc>
          <w:tcPr>
            <w:tcW w:w="3005" w:type="dxa"/>
          </w:tcPr>
          <w:p w14:paraId="2B456A7A" w14:textId="20CD6025" w:rsidR="00D11E0E" w:rsidRPr="00C930BC" w:rsidRDefault="00D11E0E" w:rsidP="0000636F">
            <w:pPr>
              <w:spacing w:beforeLines="20" w:before="48" w:afterLines="20" w:after="48"/>
              <w:rPr>
                <w:rFonts w:cs="Helvetica"/>
              </w:rPr>
            </w:pPr>
            <w:r w:rsidRPr="00C930BC">
              <w:rPr>
                <w:rFonts w:cs="Helvetica"/>
              </w:rPr>
              <w:t>www.anthropic.com</w:t>
            </w:r>
          </w:p>
        </w:tc>
        <w:tc>
          <w:tcPr>
            <w:tcW w:w="3005" w:type="dxa"/>
          </w:tcPr>
          <w:p w14:paraId="21128AEA" w14:textId="01EE23F1" w:rsidR="00D11E0E" w:rsidRPr="00C930BC" w:rsidRDefault="00D11E0E" w:rsidP="0000636F">
            <w:pPr>
              <w:spacing w:beforeLines="20" w:before="48" w:afterLines="20" w:after="48"/>
              <w:rPr>
                <w:rFonts w:cs="Helvetica"/>
              </w:rPr>
            </w:pPr>
            <w:r w:rsidRPr="00C930BC">
              <w:rPr>
                <w:rFonts w:cs="Helvetica"/>
              </w:rPr>
              <w:t>Technology / AI</w:t>
            </w:r>
          </w:p>
        </w:tc>
        <w:tc>
          <w:tcPr>
            <w:tcW w:w="3006" w:type="dxa"/>
          </w:tcPr>
          <w:p w14:paraId="5F67ED27" w14:textId="27E58661" w:rsidR="00D11E0E" w:rsidRPr="00C930BC" w:rsidRDefault="00D11E0E" w:rsidP="0000636F">
            <w:pPr>
              <w:spacing w:beforeLines="20" w:before="48" w:afterLines="20" w:after="48"/>
              <w:rPr>
                <w:rFonts w:cs="Helvetica"/>
              </w:rPr>
            </w:pPr>
            <w:r w:rsidRPr="00C930BC">
              <w:rPr>
                <w:rFonts w:cs="Helvetica"/>
              </w:rPr>
              <w:t>34,632</w:t>
            </w:r>
          </w:p>
        </w:tc>
      </w:tr>
      <w:tr w:rsidR="00D11E0E" w:rsidRPr="00C930BC" w14:paraId="36433C6B" w14:textId="77777777" w:rsidTr="00D11E0E">
        <w:tc>
          <w:tcPr>
            <w:tcW w:w="3005" w:type="dxa"/>
          </w:tcPr>
          <w:p w14:paraId="4DA4A879" w14:textId="6337C986" w:rsidR="00D11E0E" w:rsidRPr="00C930BC" w:rsidRDefault="00D11E0E" w:rsidP="0000636F">
            <w:pPr>
              <w:spacing w:beforeLines="20" w:before="48" w:afterLines="20" w:after="48"/>
              <w:rPr>
                <w:rFonts w:cs="Helvetica"/>
              </w:rPr>
            </w:pPr>
            <w:r w:rsidRPr="00C930BC">
              <w:rPr>
                <w:rFonts w:cs="Helvetica"/>
              </w:rPr>
              <w:t>www.microsoft.com</w:t>
            </w:r>
          </w:p>
        </w:tc>
        <w:tc>
          <w:tcPr>
            <w:tcW w:w="3005" w:type="dxa"/>
          </w:tcPr>
          <w:p w14:paraId="40E0181A" w14:textId="6E3AF5D7" w:rsidR="00D11E0E" w:rsidRPr="00C930BC" w:rsidRDefault="00D11E0E" w:rsidP="0000636F">
            <w:pPr>
              <w:spacing w:beforeLines="20" w:before="48" w:afterLines="20" w:after="48"/>
              <w:rPr>
                <w:rFonts w:cs="Helvetica"/>
              </w:rPr>
            </w:pPr>
            <w:r w:rsidRPr="00C930BC">
              <w:rPr>
                <w:rFonts w:cs="Helvetica"/>
              </w:rPr>
              <w:t>Technology / Software</w:t>
            </w:r>
          </w:p>
        </w:tc>
        <w:tc>
          <w:tcPr>
            <w:tcW w:w="3006" w:type="dxa"/>
          </w:tcPr>
          <w:p w14:paraId="700977BB" w14:textId="66F622FA" w:rsidR="00D11E0E" w:rsidRPr="00C930BC" w:rsidRDefault="00D11E0E" w:rsidP="0000636F">
            <w:pPr>
              <w:spacing w:beforeLines="20" w:before="48" w:afterLines="20" w:after="48"/>
              <w:rPr>
                <w:rFonts w:cs="Helvetica"/>
              </w:rPr>
            </w:pPr>
            <w:r w:rsidRPr="00C930BC">
              <w:rPr>
                <w:rFonts w:cs="Helvetica"/>
              </w:rPr>
              <w:t>31,040</w:t>
            </w:r>
          </w:p>
        </w:tc>
      </w:tr>
      <w:tr w:rsidR="00D11E0E" w:rsidRPr="00C930BC" w14:paraId="4232C41F" w14:textId="77777777" w:rsidTr="00D11E0E">
        <w:tc>
          <w:tcPr>
            <w:tcW w:w="3005" w:type="dxa"/>
          </w:tcPr>
          <w:p w14:paraId="58BC9106" w14:textId="14625A2F" w:rsidR="00D11E0E" w:rsidRPr="00C930BC" w:rsidRDefault="00D11E0E" w:rsidP="0000636F">
            <w:pPr>
              <w:spacing w:beforeLines="20" w:before="48" w:afterLines="20" w:after="48"/>
              <w:rPr>
                <w:rFonts w:cs="Helvetica"/>
              </w:rPr>
            </w:pPr>
            <w:r w:rsidRPr="00C930BC">
              <w:rPr>
                <w:rFonts w:cs="Helvetica"/>
              </w:rPr>
              <w:t>openai.com</w:t>
            </w:r>
          </w:p>
        </w:tc>
        <w:tc>
          <w:tcPr>
            <w:tcW w:w="3005" w:type="dxa"/>
          </w:tcPr>
          <w:p w14:paraId="55147F4D" w14:textId="1C2A8828" w:rsidR="00D11E0E" w:rsidRPr="00C930BC" w:rsidRDefault="00D11E0E" w:rsidP="0000636F">
            <w:pPr>
              <w:spacing w:beforeLines="20" w:before="48" w:afterLines="20" w:after="48"/>
              <w:rPr>
                <w:rFonts w:cs="Helvetica"/>
              </w:rPr>
            </w:pPr>
            <w:r w:rsidRPr="00C930BC">
              <w:rPr>
                <w:rFonts w:cs="Helvetica"/>
              </w:rPr>
              <w:t>Technology / AI</w:t>
            </w:r>
          </w:p>
        </w:tc>
        <w:tc>
          <w:tcPr>
            <w:tcW w:w="3006" w:type="dxa"/>
          </w:tcPr>
          <w:p w14:paraId="0E648AF0" w14:textId="26B61A29" w:rsidR="00D11E0E" w:rsidRPr="00C930BC" w:rsidRDefault="00D11E0E" w:rsidP="0000636F">
            <w:pPr>
              <w:spacing w:beforeLines="20" w:before="48" w:afterLines="20" w:after="48"/>
              <w:rPr>
                <w:rFonts w:cs="Helvetica"/>
              </w:rPr>
            </w:pPr>
            <w:r w:rsidRPr="00C930BC">
              <w:rPr>
                <w:rFonts w:cs="Helvetica"/>
              </w:rPr>
              <w:t>28,747</w:t>
            </w:r>
          </w:p>
        </w:tc>
      </w:tr>
      <w:tr w:rsidR="00D11E0E" w:rsidRPr="00C930BC" w14:paraId="1901914E" w14:textId="77777777" w:rsidTr="00D11E0E">
        <w:tc>
          <w:tcPr>
            <w:tcW w:w="3005" w:type="dxa"/>
          </w:tcPr>
          <w:p w14:paraId="02C5E36D" w14:textId="30E1EA8B" w:rsidR="00D11E0E" w:rsidRPr="00C930BC" w:rsidRDefault="00D11E0E" w:rsidP="0000636F">
            <w:pPr>
              <w:spacing w:beforeLines="20" w:before="48" w:afterLines="20" w:after="48"/>
              <w:rPr>
                <w:rFonts w:cs="Helvetica"/>
              </w:rPr>
            </w:pPr>
            <w:r w:rsidRPr="00C930BC">
              <w:rPr>
                <w:rFonts w:cs="Helvetica"/>
              </w:rPr>
              <w:t>www.tiktok.com</w:t>
            </w:r>
          </w:p>
        </w:tc>
        <w:tc>
          <w:tcPr>
            <w:tcW w:w="3005" w:type="dxa"/>
          </w:tcPr>
          <w:p w14:paraId="7CB27B0D" w14:textId="65EFAADD" w:rsidR="00D11E0E" w:rsidRPr="00C930BC" w:rsidRDefault="00D11E0E" w:rsidP="0000636F">
            <w:pPr>
              <w:spacing w:beforeLines="20" w:before="48" w:afterLines="20" w:after="48"/>
              <w:rPr>
                <w:rFonts w:cs="Helvetica"/>
              </w:rPr>
            </w:pPr>
            <w:r w:rsidRPr="00C930BC">
              <w:rPr>
                <w:rFonts w:cs="Helvetica"/>
              </w:rPr>
              <w:t>Social Media</w:t>
            </w:r>
          </w:p>
        </w:tc>
        <w:tc>
          <w:tcPr>
            <w:tcW w:w="3006" w:type="dxa"/>
          </w:tcPr>
          <w:p w14:paraId="66279EBC" w14:textId="367ACE5B" w:rsidR="00D11E0E" w:rsidRPr="00C930BC" w:rsidRDefault="00D11E0E" w:rsidP="0000636F">
            <w:pPr>
              <w:spacing w:beforeLines="20" w:before="48" w:afterLines="20" w:after="48"/>
              <w:rPr>
                <w:rFonts w:cs="Helvetica"/>
              </w:rPr>
            </w:pPr>
            <w:r w:rsidRPr="00C930BC">
              <w:rPr>
                <w:rFonts w:cs="Helvetica"/>
              </w:rPr>
              <w:t>28,174</w:t>
            </w:r>
          </w:p>
        </w:tc>
      </w:tr>
      <w:tr w:rsidR="00D11E0E" w:rsidRPr="00C930BC" w14:paraId="78ECBA81" w14:textId="77777777" w:rsidTr="00D11E0E">
        <w:tc>
          <w:tcPr>
            <w:tcW w:w="3005" w:type="dxa"/>
          </w:tcPr>
          <w:p w14:paraId="5283D32A" w14:textId="1E9C4509" w:rsidR="00D11E0E" w:rsidRPr="00C930BC" w:rsidRDefault="00D11E0E" w:rsidP="0000636F">
            <w:pPr>
              <w:spacing w:beforeLines="20" w:before="48" w:afterLines="20" w:after="48"/>
              <w:rPr>
                <w:rFonts w:cs="Helvetica"/>
              </w:rPr>
            </w:pPr>
            <w:r w:rsidRPr="00C930BC">
              <w:rPr>
                <w:rFonts w:cs="Helvetica"/>
              </w:rPr>
              <w:t>www.sheingroup.com</w:t>
            </w:r>
          </w:p>
        </w:tc>
        <w:tc>
          <w:tcPr>
            <w:tcW w:w="3005" w:type="dxa"/>
          </w:tcPr>
          <w:p w14:paraId="2648D0E5" w14:textId="6C1119D9" w:rsidR="00D11E0E" w:rsidRPr="00C930BC" w:rsidRDefault="00D11E0E" w:rsidP="0000636F">
            <w:pPr>
              <w:spacing w:beforeLines="20" w:before="48" w:afterLines="20" w:after="48"/>
              <w:rPr>
                <w:rFonts w:cs="Helvetica"/>
              </w:rPr>
            </w:pPr>
            <w:r w:rsidRPr="00C930BC">
              <w:rPr>
                <w:rFonts w:cs="Helvetica"/>
              </w:rPr>
              <w:t>E-commerce</w:t>
            </w:r>
          </w:p>
        </w:tc>
        <w:tc>
          <w:tcPr>
            <w:tcW w:w="3006" w:type="dxa"/>
          </w:tcPr>
          <w:p w14:paraId="5282A47A" w14:textId="671980C8" w:rsidR="00D11E0E" w:rsidRPr="00C930BC" w:rsidRDefault="00D11E0E" w:rsidP="0000636F">
            <w:pPr>
              <w:spacing w:beforeLines="20" w:before="48" w:afterLines="20" w:after="48"/>
              <w:rPr>
                <w:rFonts w:cs="Helvetica"/>
              </w:rPr>
            </w:pPr>
            <w:r w:rsidRPr="00C930BC">
              <w:rPr>
                <w:rFonts w:cs="Helvetica"/>
              </w:rPr>
              <w:t>24,121</w:t>
            </w:r>
          </w:p>
        </w:tc>
      </w:tr>
      <w:tr w:rsidR="00D11E0E" w:rsidRPr="00C930BC" w14:paraId="66E55D33" w14:textId="77777777" w:rsidTr="00D11E0E">
        <w:tc>
          <w:tcPr>
            <w:tcW w:w="3005" w:type="dxa"/>
          </w:tcPr>
          <w:p w14:paraId="48F05092" w14:textId="223E4809" w:rsidR="00D11E0E" w:rsidRPr="00C930BC" w:rsidRDefault="00D11E0E" w:rsidP="0000636F">
            <w:pPr>
              <w:spacing w:beforeLines="20" w:before="48" w:afterLines="20" w:after="48"/>
              <w:rPr>
                <w:rFonts w:cs="Helvetica"/>
              </w:rPr>
            </w:pPr>
            <w:r w:rsidRPr="00C930BC">
              <w:rPr>
                <w:rFonts w:cs="Helvetica"/>
              </w:rPr>
              <w:t>www.amazon.jobs</w:t>
            </w:r>
          </w:p>
        </w:tc>
        <w:tc>
          <w:tcPr>
            <w:tcW w:w="3005" w:type="dxa"/>
          </w:tcPr>
          <w:p w14:paraId="464FDD9C" w14:textId="4A5E350B" w:rsidR="00D11E0E" w:rsidRPr="00C930BC" w:rsidRDefault="00D11E0E" w:rsidP="0000636F">
            <w:pPr>
              <w:spacing w:beforeLines="20" w:before="48" w:afterLines="20" w:after="48"/>
              <w:rPr>
                <w:rFonts w:cs="Helvetica"/>
              </w:rPr>
            </w:pPr>
            <w:r w:rsidRPr="00C930BC">
              <w:rPr>
                <w:rFonts w:cs="Helvetica"/>
              </w:rPr>
              <w:t>E-commerce / Corporate</w:t>
            </w:r>
          </w:p>
        </w:tc>
        <w:tc>
          <w:tcPr>
            <w:tcW w:w="3006" w:type="dxa"/>
          </w:tcPr>
          <w:p w14:paraId="00F58B15" w14:textId="1B25D48B" w:rsidR="00D11E0E" w:rsidRPr="00C930BC" w:rsidRDefault="00D11E0E" w:rsidP="0000636F">
            <w:pPr>
              <w:spacing w:beforeLines="20" w:before="48" w:afterLines="20" w:after="48"/>
              <w:rPr>
                <w:rFonts w:cs="Helvetica"/>
              </w:rPr>
            </w:pPr>
            <w:r w:rsidRPr="00C930BC">
              <w:rPr>
                <w:rFonts w:cs="Helvetica"/>
              </w:rPr>
              <w:t>9,510</w:t>
            </w:r>
          </w:p>
        </w:tc>
      </w:tr>
      <w:tr w:rsidR="00D11E0E" w:rsidRPr="00C930BC" w14:paraId="2A04F85B" w14:textId="77777777" w:rsidTr="00D11E0E">
        <w:tc>
          <w:tcPr>
            <w:tcW w:w="3005" w:type="dxa"/>
          </w:tcPr>
          <w:p w14:paraId="2BB2982E" w14:textId="023BDD98" w:rsidR="00D11E0E" w:rsidRPr="00C930BC" w:rsidRDefault="00D11E0E" w:rsidP="0000636F">
            <w:pPr>
              <w:spacing w:beforeLines="20" w:before="48" w:afterLines="20" w:after="48"/>
              <w:rPr>
                <w:rFonts w:cs="Helvetica"/>
              </w:rPr>
            </w:pPr>
            <w:r w:rsidRPr="00C930BC">
              <w:rPr>
                <w:rFonts w:cs="Helvetica"/>
              </w:rPr>
              <w:t>www.usa.gov</w:t>
            </w:r>
          </w:p>
        </w:tc>
        <w:tc>
          <w:tcPr>
            <w:tcW w:w="3005" w:type="dxa"/>
          </w:tcPr>
          <w:p w14:paraId="7D84EE87" w14:textId="4DB0C2CB" w:rsidR="00D11E0E" w:rsidRPr="00C930BC" w:rsidRDefault="00D11E0E" w:rsidP="0000636F">
            <w:pPr>
              <w:spacing w:beforeLines="20" w:before="48" w:afterLines="20" w:after="48"/>
              <w:rPr>
                <w:rFonts w:cs="Helvetica"/>
              </w:rPr>
            </w:pPr>
            <w:r w:rsidRPr="00C930BC">
              <w:rPr>
                <w:rFonts w:cs="Helvetica"/>
              </w:rPr>
              <w:t>Government</w:t>
            </w:r>
          </w:p>
        </w:tc>
        <w:tc>
          <w:tcPr>
            <w:tcW w:w="3006" w:type="dxa"/>
          </w:tcPr>
          <w:p w14:paraId="6FBFBEBB" w14:textId="112DD6E5" w:rsidR="00D11E0E" w:rsidRPr="00C930BC" w:rsidRDefault="00D11E0E" w:rsidP="0000636F">
            <w:pPr>
              <w:spacing w:beforeLines="20" w:before="48" w:afterLines="20" w:after="48"/>
              <w:rPr>
                <w:rFonts w:cs="Helvetica"/>
              </w:rPr>
            </w:pPr>
            <w:r w:rsidRPr="00C930BC">
              <w:rPr>
                <w:rFonts w:cs="Helvetica"/>
              </w:rPr>
              <w:t>4,400</w:t>
            </w:r>
          </w:p>
        </w:tc>
      </w:tr>
      <w:tr w:rsidR="00D11E0E" w:rsidRPr="00C930BC" w14:paraId="1A837146" w14:textId="77777777" w:rsidTr="00D11E0E">
        <w:tc>
          <w:tcPr>
            <w:tcW w:w="3005" w:type="dxa"/>
          </w:tcPr>
          <w:p w14:paraId="01A38310" w14:textId="217D7715" w:rsidR="00D11E0E" w:rsidRPr="00C930BC" w:rsidRDefault="00D11E0E" w:rsidP="0000636F">
            <w:pPr>
              <w:spacing w:beforeLines="20" w:before="48" w:afterLines="20" w:after="48"/>
              <w:rPr>
                <w:rFonts w:cs="Helvetica"/>
              </w:rPr>
            </w:pPr>
            <w:r w:rsidRPr="00C930BC">
              <w:rPr>
                <w:rFonts w:cs="Helvetica"/>
              </w:rPr>
              <w:t>privacy.samsung.com</w:t>
            </w:r>
          </w:p>
        </w:tc>
        <w:tc>
          <w:tcPr>
            <w:tcW w:w="3005" w:type="dxa"/>
          </w:tcPr>
          <w:p w14:paraId="78E7BD79" w14:textId="654E1CDF" w:rsidR="00D11E0E" w:rsidRPr="00C930BC" w:rsidRDefault="00D11E0E" w:rsidP="0000636F">
            <w:pPr>
              <w:spacing w:beforeLines="20" w:before="48" w:afterLines="20" w:after="48"/>
              <w:rPr>
                <w:rFonts w:cs="Helvetica"/>
              </w:rPr>
            </w:pPr>
            <w:r w:rsidRPr="00C930BC">
              <w:rPr>
                <w:rFonts w:cs="Helvetica"/>
              </w:rPr>
              <w:t>Technology / Electronics</w:t>
            </w:r>
          </w:p>
        </w:tc>
        <w:tc>
          <w:tcPr>
            <w:tcW w:w="3006" w:type="dxa"/>
          </w:tcPr>
          <w:p w14:paraId="6D5CC1CB" w14:textId="3E27AA07" w:rsidR="00D11E0E" w:rsidRPr="00C930BC" w:rsidRDefault="00D11E0E" w:rsidP="0000636F">
            <w:pPr>
              <w:keepNext/>
              <w:spacing w:beforeLines="20" w:before="48" w:afterLines="20" w:after="48"/>
              <w:rPr>
                <w:rFonts w:cs="Helvetica"/>
              </w:rPr>
            </w:pPr>
            <w:r w:rsidRPr="00C930BC">
              <w:rPr>
                <w:rFonts w:cs="Helvetica"/>
              </w:rPr>
              <w:t>185</w:t>
            </w:r>
          </w:p>
        </w:tc>
      </w:tr>
    </w:tbl>
    <w:p w14:paraId="74443C47" w14:textId="71119D9C" w:rsidR="00D11E0E" w:rsidRPr="00C930BC" w:rsidRDefault="00647036" w:rsidP="0000636F">
      <w:pPr>
        <w:spacing w:beforeLines="20" w:before="48" w:afterLines="20" w:after="48" w:line="240" w:lineRule="auto"/>
        <w:rPr>
          <w:rFonts w:cs="Helvetica"/>
          <w:i/>
          <w:iCs/>
          <w:color w:val="7F7F7F" w:themeColor="text1" w:themeTint="80"/>
          <w:sz w:val="18"/>
          <w:szCs w:val="18"/>
        </w:rPr>
      </w:pPr>
      <w:r w:rsidRPr="00C930BC">
        <w:rPr>
          <w:rFonts w:cs="Helvetica"/>
          <w:i/>
          <w:iCs/>
          <w:color w:val="7F7F7F" w:themeColor="text1" w:themeTint="80"/>
          <w:sz w:val="18"/>
          <w:szCs w:val="18"/>
        </w:rPr>
        <w:t>Source: Author's own research based on application data extraction.</w:t>
      </w:r>
    </w:p>
    <w:p w14:paraId="4BD85532" w14:textId="77777777" w:rsidR="00686C36" w:rsidRPr="00C930BC" w:rsidRDefault="00686C36" w:rsidP="0000636F">
      <w:pPr>
        <w:spacing w:beforeLines="20" w:before="48" w:afterLines="20" w:after="48" w:line="240" w:lineRule="auto"/>
        <w:rPr>
          <w:rFonts w:cs="Helvetica"/>
          <w:i/>
          <w:iCs/>
          <w:color w:val="7F7F7F" w:themeColor="text1" w:themeTint="80"/>
          <w:sz w:val="18"/>
          <w:szCs w:val="18"/>
        </w:rPr>
      </w:pPr>
    </w:p>
    <w:p w14:paraId="11A82D87" w14:textId="7BE73CBA" w:rsidR="00686C36" w:rsidRPr="00C930BC" w:rsidRDefault="00647036" w:rsidP="0000636F">
      <w:pPr>
        <w:pStyle w:val="Heading2"/>
        <w:spacing w:beforeLines="20" w:before="48" w:afterLines="20" w:after="48" w:line="240" w:lineRule="auto"/>
        <w:rPr>
          <w:rFonts w:cs="Helvetica"/>
          <w:b/>
          <w:bCs/>
        </w:rPr>
      </w:pPr>
      <w:bookmarkStart w:id="87" w:name="_Toc231230197"/>
      <w:bookmarkStart w:id="88" w:name="_Toc231563253"/>
      <w:r w:rsidRPr="00C930BC">
        <w:rPr>
          <w:rFonts w:cs="Helvetica"/>
          <w:b/>
          <w:bCs/>
        </w:rPr>
        <w:t>4.2 Textual Analysis Metrics and Risk Tiering</w:t>
      </w:r>
      <w:bookmarkEnd w:id="87"/>
      <w:bookmarkEnd w:id="88"/>
    </w:p>
    <w:p w14:paraId="7CCE9B19" w14:textId="7A380C91" w:rsidR="00AE23D4" w:rsidRPr="00C930BC" w:rsidRDefault="00AE23D4" w:rsidP="0000636F">
      <w:pPr>
        <w:rPr>
          <w:rFonts w:cs="Helvetica"/>
        </w:rPr>
      </w:pPr>
      <w:r w:rsidRPr="00C930BC">
        <w:rPr>
          <w:rFonts w:cs="Helvetica"/>
        </w:rPr>
        <w:t xml:space="preserve">Quantifying the privacy risk present in a certain policy language is the main goal of the application's static analysis module. By looking for categorized keywords (Data Collection, Third-Party Sharing, User Rights, Data Retention, and Consent Requirement), the client-side NLP engine assessed the benchmark dataset. The program generated a final Privacy </w:t>
      </w:r>
      <w:r w:rsidRPr="00C930BC">
        <w:rPr>
          <w:rFonts w:cs="Helvetica"/>
        </w:rPr>
        <w:lastRenderedPageBreak/>
        <w:t>Score on a scale of 1 to 10 after processing these keywords via a contextual negation engine to avoid false positives. A score of 1 denotes serious privacy hazards marked by extensive data collection and limited user rights, whereas a score of 10 denotes ideal, transparent privacy procedures.</w:t>
      </w:r>
    </w:p>
    <w:p w14:paraId="2322C3CC" w14:textId="5BF30465" w:rsidR="00686C36" w:rsidRPr="00C930BC" w:rsidRDefault="00E853C1" w:rsidP="0000636F">
      <w:pPr>
        <w:rPr>
          <w:rFonts w:cs="Helvetica"/>
        </w:rPr>
      </w:pPr>
      <w:r w:rsidRPr="00C930BC">
        <w:rPr>
          <w:rFonts w:cs="Helvetica"/>
        </w:rPr>
        <w:t>Table 2 displays the quantitative metrics produced by the text analysis engine across all 15 domains.</w:t>
      </w:r>
    </w:p>
    <w:p w14:paraId="376CDE05" w14:textId="17D85E7E" w:rsidR="00647036" w:rsidRPr="00C930BC" w:rsidRDefault="00647036" w:rsidP="0000636F">
      <w:pPr>
        <w:pStyle w:val="Caption"/>
        <w:keepNext/>
        <w:spacing w:beforeLines="20" w:before="48" w:afterLines="20" w:after="48"/>
        <w:rPr>
          <w:rFonts w:cs="Helvetica"/>
          <w:color w:val="7F7F7F" w:themeColor="text1" w:themeTint="80"/>
        </w:rPr>
      </w:pPr>
      <w:bookmarkStart w:id="89" w:name="_Toc231563092"/>
      <w:r w:rsidRPr="00C930BC">
        <w:rPr>
          <w:rFonts w:cs="Helvetica"/>
          <w:color w:val="7F7F7F" w:themeColor="text1" w:themeTint="80"/>
        </w:rPr>
        <w:t xml:space="preserve">Table </w:t>
      </w:r>
      <w:r w:rsidR="00906EDC" w:rsidRPr="00C930BC">
        <w:rPr>
          <w:rFonts w:cs="Helvetica"/>
          <w:color w:val="7F7F7F" w:themeColor="text1" w:themeTint="80"/>
        </w:rPr>
        <w:fldChar w:fldCharType="begin"/>
      </w:r>
      <w:r w:rsidR="00906EDC" w:rsidRPr="00C930BC">
        <w:rPr>
          <w:rFonts w:cs="Helvetica"/>
          <w:color w:val="7F7F7F" w:themeColor="text1" w:themeTint="80"/>
        </w:rPr>
        <w:instrText xml:space="preserve"> SEQ Table \* ARABIC </w:instrText>
      </w:r>
      <w:r w:rsidR="00906EDC" w:rsidRPr="00C930BC">
        <w:rPr>
          <w:rFonts w:cs="Helvetica"/>
          <w:color w:val="7F7F7F" w:themeColor="text1" w:themeTint="80"/>
        </w:rPr>
        <w:fldChar w:fldCharType="separate"/>
      </w:r>
      <w:r w:rsidR="007A7268" w:rsidRPr="00C930BC">
        <w:rPr>
          <w:rFonts w:cs="Helvetica"/>
          <w:noProof/>
          <w:color w:val="7F7F7F" w:themeColor="text1" w:themeTint="80"/>
        </w:rPr>
        <w:t>2</w:t>
      </w:r>
      <w:r w:rsidR="00906EDC" w:rsidRPr="00C930BC">
        <w:rPr>
          <w:rFonts w:cs="Helvetica"/>
          <w:color w:val="7F7F7F" w:themeColor="text1" w:themeTint="80"/>
        </w:rPr>
        <w:fldChar w:fldCharType="end"/>
      </w:r>
      <w:r w:rsidRPr="00C930BC">
        <w:rPr>
          <w:rFonts w:cs="Helvetica"/>
          <w:color w:val="7F7F7F" w:themeColor="text1" w:themeTint="80"/>
        </w:rPr>
        <w:t>. Automated Textual Analysis Metrics by Domain</w:t>
      </w:r>
      <w:bookmarkEnd w:id="89"/>
    </w:p>
    <w:tbl>
      <w:tblPr>
        <w:tblStyle w:val="TableGrid"/>
        <w:tblW w:w="0" w:type="auto"/>
        <w:tblLook w:val="04A0" w:firstRow="1" w:lastRow="0" w:firstColumn="1" w:lastColumn="0" w:noHBand="0" w:noVBand="1"/>
      </w:tblPr>
      <w:tblGrid>
        <w:gridCol w:w="2871"/>
        <w:gridCol w:w="1642"/>
        <w:gridCol w:w="1574"/>
        <w:gridCol w:w="1529"/>
        <w:gridCol w:w="1562"/>
      </w:tblGrid>
      <w:tr w:rsidR="00647036" w:rsidRPr="00C930BC" w14:paraId="03E1392C" w14:textId="77777777" w:rsidTr="00647036">
        <w:tc>
          <w:tcPr>
            <w:tcW w:w="2709" w:type="dxa"/>
          </w:tcPr>
          <w:p w14:paraId="771D28BB" w14:textId="2FE7CD4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Domain</w:t>
            </w:r>
          </w:p>
        </w:tc>
        <w:tc>
          <w:tcPr>
            <w:tcW w:w="1642" w:type="dxa"/>
          </w:tcPr>
          <w:p w14:paraId="34B08EBD" w14:textId="57C25A55"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Data Collection Flags</w:t>
            </w:r>
          </w:p>
        </w:tc>
        <w:tc>
          <w:tcPr>
            <w:tcW w:w="1574" w:type="dxa"/>
          </w:tcPr>
          <w:p w14:paraId="7460A56D" w14:textId="56104AF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Third-Party Sharing Flags</w:t>
            </w:r>
          </w:p>
        </w:tc>
        <w:tc>
          <w:tcPr>
            <w:tcW w:w="1529" w:type="dxa"/>
          </w:tcPr>
          <w:p w14:paraId="3AB72C5A" w14:textId="4A18C8A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User Rights Flags</w:t>
            </w:r>
          </w:p>
        </w:tc>
        <w:tc>
          <w:tcPr>
            <w:tcW w:w="1562" w:type="dxa"/>
          </w:tcPr>
          <w:p w14:paraId="202D45F3" w14:textId="33D5E61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Final Privacy Score</w:t>
            </w:r>
          </w:p>
        </w:tc>
      </w:tr>
      <w:tr w:rsidR="00647036" w:rsidRPr="00C930BC" w14:paraId="6D56BE8F" w14:textId="77777777" w:rsidTr="00647036">
        <w:tc>
          <w:tcPr>
            <w:tcW w:w="2709" w:type="dxa"/>
          </w:tcPr>
          <w:p w14:paraId="725B01CE" w14:textId="7E2B2472"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www.usa.gov</w:t>
            </w:r>
          </w:p>
        </w:tc>
        <w:tc>
          <w:tcPr>
            <w:tcW w:w="1642" w:type="dxa"/>
          </w:tcPr>
          <w:p w14:paraId="28613E37" w14:textId="58221F4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w:t>
            </w:r>
          </w:p>
        </w:tc>
        <w:tc>
          <w:tcPr>
            <w:tcW w:w="1574" w:type="dxa"/>
          </w:tcPr>
          <w:p w14:paraId="359C798E" w14:textId="3016B5F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w:t>
            </w:r>
          </w:p>
        </w:tc>
        <w:tc>
          <w:tcPr>
            <w:tcW w:w="1529" w:type="dxa"/>
          </w:tcPr>
          <w:p w14:paraId="4EF0118E" w14:textId="7250AAE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w:t>
            </w:r>
          </w:p>
        </w:tc>
        <w:tc>
          <w:tcPr>
            <w:tcW w:w="1562" w:type="dxa"/>
          </w:tcPr>
          <w:p w14:paraId="6ADE4DAC" w14:textId="1BB8A99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7BE4557B" w14:textId="77777777" w:rsidTr="00647036">
        <w:tc>
          <w:tcPr>
            <w:tcW w:w="2709" w:type="dxa"/>
          </w:tcPr>
          <w:p w14:paraId="33D9768D" w14:textId="164F120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foundation.wikimedia.org</w:t>
            </w:r>
          </w:p>
        </w:tc>
        <w:tc>
          <w:tcPr>
            <w:tcW w:w="1642" w:type="dxa"/>
          </w:tcPr>
          <w:p w14:paraId="38A5C9C7" w14:textId="72742A6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22</w:t>
            </w:r>
          </w:p>
        </w:tc>
        <w:tc>
          <w:tcPr>
            <w:tcW w:w="1574" w:type="dxa"/>
          </w:tcPr>
          <w:p w14:paraId="4B3AA6DE" w14:textId="6D8C902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27</w:t>
            </w:r>
          </w:p>
        </w:tc>
        <w:tc>
          <w:tcPr>
            <w:tcW w:w="1529" w:type="dxa"/>
          </w:tcPr>
          <w:p w14:paraId="242068BE" w14:textId="4483326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60</w:t>
            </w:r>
          </w:p>
        </w:tc>
        <w:tc>
          <w:tcPr>
            <w:tcW w:w="1562" w:type="dxa"/>
          </w:tcPr>
          <w:p w14:paraId="0A5F0F8D" w14:textId="7831C4E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65FB4051" w14:textId="77777777" w:rsidTr="00647036">
        <w:tc>
          <w:tcPr>
            <w:tcW w:w="2709" w:type="dxa"/>
          </w:tcPr>
          <w:p w14:paraId="01B057E8" w14:textId="285CAFA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www.microsoft.com</w:t>
            </w:r>
          </w:p>
        </w:tc>
        <w:tc>
          <w:tcPr>
            <w:tcW w:w="1642" w:type="dxa"/>
          </w:tcPr>
          <w:p w14:paraId="65291B72" w14:textId="06CCA285"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33</w:t>
            </w:r>
          </w:p>
        </w:tc>
        <w:tc>
          <w:tcPr>
            <w:tcW w:w="1574" w:type="dxa"/>
          </w:tcPr>
          <w:p w14:paraId="750EDF25" w14:textId="738388E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23</w:t>
            </w:r>
          </w:p>
        </w:tc>
        <w:tc>
          <w:tcPr>
            <w:tcW w:w="1529" w:type="dxa"/>
          </w:tcPr>
          <w:p w14:paraId="56939383" w14:textId="1827F5C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64</w:t>
            </w:r>
          </w:p>
        </w:tc>
        <w:tc>
          <w:tcPr>
            <w:tcW w:w="1562" w:type="dxa"/>
          </w:tcPr>
          <w:p w14:paraId="768EF934" w14:textId="500D013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28D47B09" w14:textId="77777777" w:rsidTr="00647036">
        <w:tc>
          <w:tcPr>
            <w:tcW w:w="2709" w:type="dxa"/>
          </w:tcPr>
          <w:p w14:paraId="72DF4A26" w14:textId="1DF3F1E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openai.com</w:t>
            </w:r>
          </w:p>
        </w:tc>
        <w:tc>
          <w:tcPr>
            <w:tcW w:w="1642" w:type="dxa"/>
          </w:tcPr>
          <w:p w14:paraId="7B2C9521" w14:textId="3294AFE5"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25</w:t>
            </w:r>
          </w:p>
        </w:tc>
        <w:tc>
          <w:tcPr>
            <w:tcW w:w="1574" w:type="dxa"/>
          </w:tcPr>
          <w:p w14:paraId="7862009B" w14:textId="0D2CB0C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27</w:t>
            </w:r>
          </w:p>
        </w:tc>
        <w:tc>
          <w:tcPr>
            <w:tcW w:w="1529" w:type="dxa"/>
          </w:tcPr>
          <w:p w14:paraId="62BE309E" w14:textId="0686417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54</w:t>
            </w:r>
          </w:p>
        </w:tc>
        <w:tc>
          <w:tcPr>
            <w:tcW w:w="1562" w:type="dxa"/>
          </w:tcPr>
          <w:p w14:paraId="355C1669" w14:textId="678A7281"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78C0487E" w14:textId="77777777" w:rsidTr="00647036">
        <w:tc>
          <w:tcPr>
            <w:tcW w:w="2709" w:type="dxa"/>
          </w:tcPr>
          <w:p w14:paraId="7A80C748" w14:textId="4557BDD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www.anthropic.com</w:t>
            </w:r>
          </w:p>
        </w:tc>
        <w:tc>
          <w:tcPr>
            <w:tcW w:w="1642" w:type="dxa"/>
          </w:tcPr>
          <w:p w14:paraId="396A0C25" w14:textId="521BC2E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21</w:t>
            </w:r>
          </w:p>
        </w:tc>
        <w:tc>
          <w:tcPr>
            <w:tcW w:w="1574" w:type="dxa"/>
          </w:tcPr>
          <w:p w14:paraId="3460AC00" w14:textId="0E117FF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39</w:t>
            </w:r>
          </w:p>
        </w:tc>
        <w:tc>
          <w:tcPr>
            <w:tcW w:w="1529" w:type="dxa"/>
          </w:tcPr>
          <w:p w14:paraId="7BB35D8E" w14:textId="50673BB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68</w:t>
            </w:r>
          </w:p>
        </w:tc>
        <w:tc>
          <w:tcPr>
            <w:tcW w:w="1562" w:type="dxa"/>
          </w:tcPr>
          <w:p w14:paraId="2B18FD75" w14:textId="2369ACA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33755DF9" w14:textId="77777777" w:rsidTr="00647036">
        <w:tc>
          <w:tcPr>
            <w:tcW w:w="2709" w:type="dxa"/>
          </w:tcPr>
          <w:p w14:paraId="03AA058F" w14:textId="2812253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www.canva.com</w:t>
            </w:r>
          </w:p>
        </w:tc>
        <w:tc>
          <w:tcPr>
            <w:tcW w:w="1642" w:type="dxa"/>
          </w:tcPr>
          <w:p w14:paraId="2CA3F520" w14:textId="5B2B7E6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61</w:t>
            </w:r>
          </w:p>
        </w:tc>
        <w:tc>
          <w:tcPr>
            <w:tcW w:w="1574" w:type="dxa"/>
          </w:tcPr>
          <w:p w14:paraId="28FF8C9E" w14:textId="2E9E4A0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67</w:t>
            </w:r>
          </w:p>
        </w:tc>
        <w:tc>
          <w:tcPr>
            <w:tcW w:w="1529" w:type="dxa"/>
          </w:tcPr>
          <w:p w14:paraId="6EC24184" w14:textId="098AE95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117</w:t>
            </w:r>
          </w:p>
        </w:tc>
        <w:tc>
          <w:tcPr>
            <w:tcW w:w="1562" w:type="dxa"/>
          </w:tcPr>
          <w:p w14:paraId="2D586708" w14:textId="3126F05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29EFB4C4" w14:textId="77777777" w:rsidTr="00647036">
        <w:tc>
          <w:tcPr>
            <w:tcW w:w="2709" w:type="dxa"/>
          </w:tcPr>
          <w:p w14:paraId="38A2D88C" w14:textId="3DE03BB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www.amazon.jobs</w:t>
            </w:r>
          </w:p>
        </w:tc>
        <w:tc>
          <w:tcPr>
            <w:tcW w:w="1642" w:type="dxa"/>
          </w:tcPr>
          <w:p w14:paraId="5A5A4A73" w14:textId="5E5F8EB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w:t>
            </w:r>
          </w:p>
        </w:tc>
        <w:tc>
          <w:tcPr>
            <w:tcW w:w="1574" w:type="dxa"/>
          </w:tcPr>
          <w:p w14:paraId="54E70494" w14:textId="12F37F11"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w:t>
            </w:r>
          </w:p>
        </w:tc>
        <w:tc>
          <w:tcPr>
            <w:tcW w:w="1529" w:type="dxa"/>
          </w:tcPr>
          <w:p w14:paraId="3DA783B3" w14:textId="225E6E91"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18</w:t>
            </w:r>
          </w:p>
        </w:tc>
        <w:tc>
          <w:tcPr>
            <w:tcW w:w="1562" w:type="dxa"/>
          </w:tcPr>
          <w:p w14:paraId="5E742D03" w14:textId="1BC47DC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4E022066" w14:textId="77777777" w:rsidTr="00647036">
        <w:tc>
          <w:tcPr>
            <w:tcW w:w="2709" w:type="dxa"/>
          </w:tcPr>
          <w:p w14:paraId="7B50F54F" w14:textId="5C1A119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www.temu.com</w:t>
            </w:r>
          </w:p>
        </w:tc>
        <w:tc>
          <w:tcPr>
            <w:tcW w:w="1642" w:type="dxa"/>
          </w:tcPr>
          <w:p w14:paraId="6BDFE204" w14:textId="6F22711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100</w:t>
            </w:r>
          </w:p>
        </w:tc>
        <w:tc>
          <w:tcPr>
            <w:tcW w:w="1574" w:type="dxa"/>
          </w:tcPr>
          <w:p w14:paraId="06EE9949" w14:textId="1759CDB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84</w:t>
            </w:r>
          </w:p>
        </w:tc>
        <w:tc>
          <w:tcPr>
            <w:tcW w:w="1529" w:type="dxa"/>
          </w:tcPr>
          <w:p w14:paraId="0A7B334E" w14:textId="6B357BE2"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114</w:t>
            </w:r>
          </w:p>
        </w:tc>
        <w:tc>
          <w:tcPr>
            <w:tcW w:w="1562" w:type="dxa"/>
          </w:tcPr>
          <w:p w14:paraId="336BEA23" w14:textId="7DDE72D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28EF3B07" w14:textId="77777777" w:rsidTr="00647036">
        <w:tc>
          <w:tcPr>
            <w:tcW w:w="2709" w:type="dxa"/>
          </w:tcPr>
          <w:p w14:paraId="73B38C28" w14:textId="59E908C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www.sheingroup.com</w:t>
            </w:r>
          </w:p>
        </w:tc>
        <w:tc>
          <w:tcPr>
            <w:tcW w:w="1642" w:type="dxa"/>
          </w:tcPr>
          <w:p w14:paraId="4A14DD0E" w14:textId="5C03D18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27</w:t>
            </w:r>
          </w:p>
        </w:tc>
        <w:tc>
          <w:tcPr>
            <w:tcW w:w="1574" w:type="dxa"/>
          </w:tcPr>
          <w:p w14:paraId="1D714C1D" w14:textId="198A0A34"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24</w:t>
            </w:r>
          </w:p>
        </w:tc>
        <w:tc>
          <w:tcPr>
            <w:tcW w:w="1529" w:type="dxa"/>
          </w:tcPr>
          <w:p w14:paraId="1E81A8D6" w14:textId="5FB61E6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60</w:t>
            </w:r>
          </w:p>
        </w:tc>
        <w:tc>
          <w:tcPr>
            <w:tcW w:w="1562" w:type="dxa"/>
          </w:tcPr>
          <w:p w14:paraId="6F36EB56" w14:textId="68B9CB2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6D2C7749" w14:textId="77777777" w:rsidTr="00647036">
        <w:tc>
          <w:tcPr>
            <w:tcW w:w="2709" w:type="dxa"/>
          </w:tcPr>
          <w:p w14:paraId="5BF97691" w14:textId="3AB49B8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privacy.samsung.com</w:t>
            </w:r>
          </w:p>
        </w:tc>
        <w:tc>
          <w:tcPr>
            <w:tcW w:w="1642" w:type="dxa"/>
          </w:tcPr>
          <w:p w14:paraId="0C467E0F" w14:textId="3DBF282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w:t>
            </w:r>
          </w:p>
        </w:tc>
        <w:tc>
          <w:tcPr>
            <w:tcW w:w="1574" w:type="dxa"/>
          </w:tcPr>
          <w:p w14:paraId="075EAFB6" w14:textId="6974ADD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0</w:t>
            </w:r>
          </w:p>
        </w:tc>
        <w:tc>
          <w:tcPr>
            <w:tcW w:w="1529" w:type="dxa"/>
          </w:tcPr>
          <w:p w14:paraId="56879DAD" w14:textId="3C3E287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0</w:t>
            </w:r>
          </w:p>
        </w:tc>
        <w:tc>
          <w:tcPr>
            <w:tcW w:w="1562" w:type="dxa"/>
          </w:tcPr>
          <w:p w14:paraId="2BB8D768" w14:textId="37A30D6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71CC4579" w14:textId="77777777" w:rsidTr="00647036">
        <w:tc>
          <w:tcPr>
            <w:tcW w:w="2709" w:type="dxa"/>
          </w:tcPr>
          <w:p w14:paraId="337F19ED" w14:textId="0546471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help.nytimes.com</w:t>
            </w:r>
          </w:p>
        </w:tc>
        <w:tc>
          <w:tcPr>
            <w:tcW w:w="1642" w:type="dxa"/>
          </w:tcPr>
          <w:p w14:paraId="2E12574A" w14:textId="742318C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82</w:t>
            </w:r>
          </w:p>
        </w:tc>
        <w:tc>
          <w:tcPr>
            <w:tcW w:w="1574" w:type="dxa"/>
          </w:tcPr>
          <w:p w14:paraId="10AB8295" w14:textId="017B2E3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132</w:t>
            </w:r>
          </w:p>
        </w:tc>
        <w:tc>
          <w:tcPr>
            <w:tcW w:w="1529" w:type="dxa"/>
          </w:tcPr>
          <w:p w14:paraId="1EBD59A9" w14:textId="6DA8C13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142</w:t>
            </w:r>
          </w:p>
        </w:tc>
        <w:tc>
          <w:tcPr>
            <w:tcW w:w="1562" w:type="dxa"/>
          </w:tcPr>
          <w:p w14:paraId="61255F77" w14:textId="7E09D8A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9 / 10</w:t>
            </w:r>
          </w:p>
        </w:tc>
      </w:tr>
      <w:tr w:rsidR="00647036" w:rsidRPr="00C930BC" w14:paraId="6B1E2310" w14:textId="77777777" w:rsidTr="00647036">
        <w:tc>
          <w:tcPr>
            <w:tcW w:w="2709" w:type="dxa"/>
          </w:tcPr>
          <w:p w14:paraId="196BCB61" w14:textId="5ACABEA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policies.google.com</w:t>
            </w:r>
          </w:p>
        </w:tc>
        <w:tc>
          <w:tcPr>
            <w:tcW w:w="1642" w:type="dxa"/>
          </w:tcPr>
          <w:p w14:paraId="57660CDF" w14:textId="2F015AC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110</w:t>
            </w:r>
          </w:p>
        </w:tc>
        <w:tc>
          <w:tcPr>
            <w:tcW w:w="1574" w:type="dxa"/>
          </w:tcPr>
          <w:p w14:paraId="0108AF8A" w14:textId="6205122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69</w:t>
            </w:r>
          </w:p>
        </w:tc>
        <w:tc>
          <w:tcPr>
            <w:tcW w:w="1529" w:type="dxa"/>
          </w:tcPr>
          <w:p w14:paraId="45430385" w14:textId="7797794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109</w:t>
            </w:r>
          </w:p>
        </w:tc>
        <w:tc>
          <w:tcPr>
            <w:tcW w:w="1562" w:type="dxa"/>
          </w:tcPr>
          <w:p w14:paraId="36EADC9C" w14:textId="091386D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8 / 10</w:t>
            </w:r>
          </w:p>
        </w:tc>
      </w:tr>
      <w:tr w:rsidR="00647036" w:rsidRPr="00C930BC" w14:paraId="3A3906B1" w14:textId="77777777" w:rsidTr="00647036">
        <w:tc>
          <w:tcPr>
            <w:tcW w:w="2709" w:type="dxa"/>
          </w:tcPr>
          <w:p w14:paraId="6CB00422" w14:textId="4D28798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www.tiktok.com</w:t>
            </w:r>
          </w:p>
        </w:tc>
        <w:tc>
          <w:tcPr>
            <w:tcW w:w="1642" w:type="dxa"/>
          </w:tcPr>
          <w:p w14:paraId="379B880F" w14:textId="24CA722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46</w:t>
            </w:r>
          </w:p>
        </w:tc>
        <w:tc>
          <w:tcPr>
            <w:tcW w:w="1574" w:type="dxa"/>
          </w:tcPr>
          <w:p w14:paraId="64BF7D17" w14:textId="058A1AA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43</w:t>
            </w:r>
          </w:p>
        </w:tc>
        <w:tc>
          <w:tcPr>
            <w:tcW w:w="1529" w:type="dxa"/>
          </w:tcPr>
          <w:p w14:paraId="212ECCCD" w14:textId="1E2D8CB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41</w:t>
            </w:r>
          </w:p>
        </w:tc>
        <w:tc>
          <w:tcPr>
            <w:tcW w:w="1562" w:type="dxa"/>
          </w:tcPr>
          <w:p w14:paraId="1B73881A" w14:textId="547C926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 / 10</w:t>
            </w:r>
          </w:p>
        </w:tc>
      </w:tr>
      <w:tr w:rsidR="00647036" w:rsidRPr="00C930BC" w14:paraId="3CB91DA1" w14:textId="77777777" w:rsidTr="00647036">
        <w:tc>
          <w:tcPr>
            <w:tcW w:w="2709" w:type="dxa"/>
          </w:tcPr>
          <w:p w14:paraId="3BFDAB30" w14:textId="4A09B3F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www.meta.com</w:t>
            </w:r>
          </w:p>
        </w:tc>
        <w:tc>
          <w:tcPr>
            <w:tcW w:w="1642" w:type="dxa"/>
          </w:tcPr>
          <w:p w14:paraId="0D9D17FF" w14:textId="714AD5B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78</w:t>
            </w:r>
          </w:p>
        </w:tc>
        <w:tc>
          <w:tcPr>
            <w:tcW w:w="1574" w:type="dxa"/>
          </w:tcPr>
          <w:p w14:paraId="5EAE5705" w14:textId="5EF4A68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66</w:t>
            </w:r>
          </w:p>
        </w:tc>
        <w:tc>
          <w:tcPr>
            <w:tcW w:w="1529" w:type="dxa"/>
          </w:tcPr>
          <w:p w14:paraId="614D3C4C" w14:textId="6AA5E1A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45</w:t>
            </w:r>
          </w:p>
        </w:tc>
        <w:tc>
          <w:tcPr>
            <w:tcW w:w="1562" w:type="dxa"/>
          </w:tcPr>
          <w:p w14:paraId="6B0F1582" w14:textId="78CEEEF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 / 10</w:t>
            </w:r>
          </w:p>
        </w:tc>
      </w:tr>
      <w:tr w:rsidR="00647036" w:rsidRPr="00C930BC" w14:paraId="386FBE25" w14:textId="77777777" w:rsidTr="00647036">
        <w:tc>
          <w:tcPr>
            <w:tcW w:w="2709" w:type="dxa"/>
          </w:tcPr>
          <w:p w14:paraId="561EDE41" w14:textId="35B1E952"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www.usa.gov</w:t>
            </w:r>
          </w:p>
        </w:tc>
        <w:tc>
          <w:tcPr>
            <w:tcW w:w="1642" w:type="dxa"/>
          </w:tcPr>
          <w:p w14:paraId="7941538E" w14:textId="0550D12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w:t>
            </w:r>
          </w:p>
        </w:tc>
        <w:tc>
          <w:tcPr>
            <w:tcW w:w="1574" w:type="dxa"/>
          </w:tcPr>
          <w:p w14:paraId="5A2F56A9" w14:textId="08754B6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w:t>
            </w:r>
          </w:p>
        </w:tc>
        <w:tc>
          <w:tcPr>
            <w:tcW w:w="1529" w:type="dxa"/>
          </w:tcPr>
          <w:p w14:paraId="651C76C5" w14:textId="16DB17D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w:t>
            </w:r>
          </w:p>
        </w:tc>
        <w:tc>
          <w:tcPr>
            <w:tcW w:w="1562" w:type="dxa"/>
          </w:tcPr>
          <w:p w14:paraId="10055A8E" w14:textId="6E2DA5DC" w:rsidR="00647036" w:rsidRPr="00C930BC" w:rsidRDefault="00647036" w:rsidP="0000636F">
            <w:pPr>
              <w:pStyle w:val="NormalWeb"/>
              <w:keepNext/>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bl>
    <w:p w14:paraId="4E1292C7" w14:textId="51172E92" w:rsidR="00647036" w:rsidRPr="00C930BC" w:rsidRDefault="00647036" w:rsidP="0000636F">
      <w:pPr>
        <w:pStyle w:val="Caption"/>
        <w:spacing w:beforeLines="20" w:before="48" w:afterLines="20" w:after="48"/>
        <w:rPr>
          <w:rFonts w:cs="Helvetica"/>
          <w:color w:val="7F7F7F" w:themeColor="text1" w:themeTint="80"/>
        </w:rPr>
      </w:pPr>
      <w:r w:rsidRPr="00C930BC">
        <w:rPr>
          <w:rFonts w:cs="Helvetica"/>
          <w:color w:val="7F7F7F" w:themeColor="text1" w:themeTint="80"/>
        </w:rPr>
        <w:t>Source. Author’s own research.</w:t>
      </w:r>
    </w:p>
    <w:p w14:paraId="6B9414C7" w14:textId="77777777" w:rsidR="00AE23D4" w:rsidRPr="00C930BC" w:rsidRDefault="00AE23D4" w:rsidP="0000636F">
      <w:pPr>
        <w:pStyle w:val="Heading3"/>
        <w:spacing w:beforeLines="20" w:before="48" w:afterLines="20" w:after="48" w:line="240" w:lineRule="auto"/>
        <w:rPr>
          <w:rFonts w:ascii="Helvetica" w:eastAsiaTheme="minorHAnsi" w:hAnsi="Helvetica" w:cs="Helvetica"/>
          <w:color w:val="auto"/>
          <w:szCs w:val="22"/>
          <w:lang w:val="en-GB" w:eastAsia="en-GB"/>
        </w:rPr>
      </w:pPr>
    </w:p>
    <w:p w14:paraId="725EC9C9" w14:textId="1A6D3B99" w:rsidR="00AE23D4" w:rsidRPr="00C930BC" w:rsidRDefault="00AE23D4" w:rsidP="001864B8">
      <w:pPr>
        <w:spacing w:beforeLines="20" w:before="48" w:afterLines="20" w:after="48" w:line="240" w:lineRule="auto"/>
        <w:rPr>
          <w:rFonts w:cs="Helvetica"/>
        </w:rPr>
      </w:pPr>
      <w:r w:rsidRPr="00C930BC">
        <w:rPr>
          <w:rFonts w:cs="Helvetica"/>
        </w:rPr>
        <w:t>Several unique patterns in digital privacy documentation are revealed by the dataset. With a score of 1/10, Meta (www.meta.com) was determined to be the dataset's highest-risk policy. In contrast to a low emphasis on user rights (45 occurrences), this assessment was motivated by a disproportionately high volume of data collection flags (78 occurrences) and third-party sharing flags (66 occurrences).</w:t>
      </w:r>
    </w:p>
    <w:p w14:paraId="70992A37" w14:textId="693F8568" w:rsidR="00A66315" w:rsidRPr="00C930BC" w:rsidRDefault="00AE23D4" w:rsidP="001864B8">
      <w:pPr>
        <w:spacing w:beforeLines="20" w:before="48" w:afterLines="20" w:after="48" w:line="240" w:lineRule="auto"/>
        <w:rPr>
          <w:rFonts w:cs="Helvetica"/>
        </w:rPr>
      </w:pPr>
      <w:r w:rsidRPr="00C930BC">
        <w:rPr>
          <w:rFonts w:cs="Helvetica"/>
        </w:rPr>
        <w:t>On the other hand, media websites like The New York Times (help.nytimes.com) produced the largest number of Third-Party Sharing flags (132 instances) in the whole dataset. However, because the policy places a strong emphasis on User Rights (142 flags) and uses "optional" contextual keywords rather than "mandatory" ones, the computational engine dynamically balanced the final score to a 9/10. This shows that instead of depending only on frequency, the engine can assess the context of data usage</w:t>
      </w:r>
      <w:r w:rsidR="0000636F" w:rsidRPr="00C930BC">
        <w:rPr>
          <w:rFonts w:cs="Helvetica"/>
        </w:rPr>
        <w:t>.</w:t>
      </w:r>
    </w:p>
    <w:p w14:paraId="37D3347D" w14:textId="4531A2AB" w:rsidR="001864B8" w:rsidRPr="00C930BC" w:rsidRDefault="001864B8" w:rsidP="0000636F">
      <w:pPr>
        <w:pStyle w:val="Heading3"/>
        <w:spacing w:beforeLines="20" w:before="48" w:afterLines="20" w:after="48" w:line="240" w:lineRule="auto"/>
        <w:rPr>
          <w:rFonts w:ascii="Helvetica" w:hAnsi="Helvetica" w:cs="Helvetica"/>
          <w:b/>
          <w:bCs/>
          <w:color w:val="auto"/>
        </w:rPr>
      </w:pPr>
      <w:bookmarkStart w:id="90" w:name="_Toc231230198"/>
      <w:bookmarkStart w:id="91" w:name="_Toc231563254"/>
    </w:p>
    <w:p w14:paraId="1C3A5C5B" w14:textId="64E52A03" w:rsidR="00C930BC" w:rsidRPr="00C930BC" w:rsidRDefault="00C930BC" w:rsidP="00C930BC">
      <w:pPr>
        <w:rPr>
          <w:rFonts w:cs="Helvetica"/>
        </w:rPr>
      </w:pPr>
    </w:p>
    <w:p w14:paraId="46899D51" w14:textId="785378DB" w:rsidR="00C930BC" w:rsidRPr="00C930BC" w:rsidRDefault="00C930BC" w:rsidP="00C930BC">
      <w:pPr>
        <w:rPr>
          <w:rFonts w:cs="Helvetica"/>
        </w:rPr>
      </w:pPr>
    </w:p>
    <w:p w14:paraId="02FDB9BD" w14:textId="77777777" w:rsidR="00C930BC" w:rsidRPr="00C930BC" w:rsidRDefault="00C930BC" w:rsidP="00C930BC">
      <w:pPr>
        <w:rPr>
          <w:rFonts w:cs="Helvetica"/>
        </w:rPr>
      </w:pPr>
    </w:p>
    <w:p w14:paraId="36C805B5" w14:textId="77777777" w:rsidR="00A66315" w:rsidRPr="00C930BC" w:rsidRDefault="00A66315" w:rsidP="0000636F">
      <w:pPr>
        <w:pStyle w:val="Heading3"/>
        <w:spacing w:beforeLines="20" w:before="48" w:afterLines="20" w:after="48" w:line="240" w:lineRule="auto"/>
        <w:rPr>
          <w:rFonts w:ascii="Helvetica" w:hAnsi="Helvetica" w:cs="Helvetica"/>
          <w:b/>
          <w:bCs/>
          <w:color w:val="auto"/>
        </w:rPr>
      </w:pPr>
      <w:r w:rsidRPr="00C930BC">
        <w:rPr>
          <w:rFonts w:ascii="Helvetica" w:hAnsi="Helvetica" w:cs="Helvetica"/>
          <w:b/>
          <w:bCs/>
          <w:color w:val="auto"/>
        </w:rPr>
        <w:lastRenderedPageBreak/>
        <w:t>4.2.1 Aggregate Keyword Frequency and Categorical Distribution</w:t>
      </w:r>
      <w:bookmarkEnd w:id="90"/>
      <w:bookmarkEnd w:id="91"/>
    </w:p>
    <w:p w14:paraId="07B7FA8E" w14:textId="40CDF965" w:rsidR="00686C36" w:rsidRPr="00C930BC" w:rsidRDefault="00AE23D4" w:rsidP="0000636F">
      <w:pPr>
        <w:spacing w:beforeLines="20" w:before="48" w:afterLines="20" w:after="48" w:line="240" w:lineRule="auto"/>
        <w:rPr>
          <w:rFonts w:cs="Helvetica"/>
        </w:rPr>
      </w:pPr>
      <w:r w:rsidRPr="00C930BC">
        <w:rPr>
          <w:rFonts w:cs="Helvetica"/>
        </w:rPr>
        <w:t>The tool offered a macro-level perspective on industry-standard terminology in addition to specific policy ratings. The program processed thousands of individual texts in all 15 areas. "Data Collection" and "User Rights" are the most extensively recorded categories, according to a frequency distribution analysis, underscoring the conflict between corporate data collection and GDPR-mandated disclosures.</w:t>
      </w:r>
    </w:p>
    <w:p w14:paraId="38E57CD8" w14:textId="77777777" w:rsidR="00AE23D4" w:rsidRPr="00C930BC" w:rsidRDefault="00AE23D4" w:rsidP="0000636F">
      <w:pPr>
        <w:spacing w:beforeLines="20" w:before="48" w:afterLines="20" w:after="48" w:line="240" w:lineRule="auto"/>
        <w:rPr>
          <w:rFonts w:cs="Helvetica"/>
        </w:rPr>
      </w:pPr>
    </w:p>
    <w:p w14:paraId="7FEC508D" w14:textId="36883253" w:rsidR="00A66315" w:rsidRPr="00C930BC" w:rsidRDefault="00A66315" w:rsidP="0000636F">
      <w:pPr>
        <w:pStyle w:val="Caption"/>
        <w:keepNext/>
        <w:spacing w:beforeLines="20" w:before="48" w:afterLines="20" w:after="48"/>
        <w:rPr>
          <w:rFonts w:cs="Helvetica"/>
          <w:color w:val="7F7F7F" w:themeColor="text1" w:themeTint="80"/>
        </w:rPr>
      </w:pPr>
      <w:bookmarkStart w:id="92" w:name="_Toc231563093"/>
      <w:r w:rsidRPr="00C930BC">
        <w:rPr>
          <w:rFonts w:cs="Helvetica"/>
          <w:color w:val="7F7F7F" w:themeColor="text1" w:themeTint="80"/>
        </w:rPr>
        <w:t xml:space="preserve">Table </w:t>
      </w:r>
      <w:r w:rsidR="00906EDC" w:rsidRPr="00C930BC">
        <w:rPr>
          <w:rFonts w:cs="Helvetica"/>
          <w:color w:val="7F7F7F" w:themeColor="text1" w:themeTint="80"/>
        </w:rPr>
        <w:fldChar w:fldCharType="begin"/>
      </w:r>
      <w:r w:rsidR="00906EDC" w:rsidRPr="00C930BC">
        <w:rPr>
          <w:rFonts w:cs="Helvetica"/>
          <w:color w:val="7F7F7F" w:themeColor="text1" w:themeTint="80"/>
        </w:rPr>
        <w:instrText xml:space="preserve"> SEQ Table \* ARABIC </w:instrText>
      </w:r>
      <w:r w:rsidR="00906EDC" w:rsidRPr="00C930BC">
        <w:rPr>
          <w:rFonts w:cs="Helvetica"/>
          <w:color w:val="7F7F7F" w:themeColor="text1" w:themeTint="80"/>
        </w:rPr>
        <w:fldChar w:fldCharType="separate"/>
      </w:r>
      <w:r w:rsidR="007A7268" w:rsidRPr="00C930BC">
        <w:rPr>
          <w:rFonts w:cs="Helvetica"/>
          <w:noProof/>
          <w:color w:val="7F7F7F" w:themeColor="text1" w:themeTint="80"/>
        </w:rPr>
        <w:t>3</w:t>
      </w:r>
      <w:r w:rsidR="00906EDC" w:rsidRPr="00C930BC">
        <w:rPr>
          <w:rFonts w:cs="Helvetica"/>
          <w:color w:val="7F7F7F" w:themeColor="text1" w:themeTint="80"/>
        </w:rPr>
        <w:fldChar w:fldCharType="end"/>
      </w:r>
      <w:r w:rsidRPr="00C930BC">
        <w:rPr>
          <w:rFonts w:cs="Helvetica"/>
          <w:color w:val="7F7F7F" w:themeColor="text1" w:themeTint="80"/>
        </w:rPr>
        <w:t>. Top 5 Most Frequent Privacy Keywords Across All Domains</w:t>
      </w:r>
      <w:bookmarkEnd w:id="92"/>
    </w:p>
    <w:tbl>
      <w:tblPr>
        <w:tblStyle w:val="TableGrid"/>
        <w:tblW w:w="0" w:type="auto"/>
        <w:tblLook w:val="04A0" w:firstRow="1" w:lastRow="0" w:firstColumn="1" w:lastColumn="0" w:noHBand="0" w:noVBand="1"/>
      </w:tblPr>
      <w:tblGrid>
        <w:gridCol w:w="1803"/>
        <w:gridCol w:w="1803"/>
        <w:gridCol w:w="1803"/>
        <w:gridCol w:w="1803"/>
        <w:gridCol w:w="1804"/>
      </w:tblGrid>
      <w:tr w:rsidR="00A66315" w:rsidRPr="00C930BC" w14:paraId="23C9A907" w14:textId="77777777" w:rsidTr="00A66315">
        <w:tc>
          <w:tcPr>
            <w:tcW w:w="1803" w:type="dxa"/>
          </w:tcPr>
          <w:p w14:paraId="258F0346" w14:textId="45BB95A9" w:rsidR="00A66315" w:rsidRPr="00C930BC" w:rsidRDefault="00A66315" w:rsidP="0000636F">
            <w:pPr>
              <w:spacing w:beforeLines="20" w:before="48" w:afterLines="20" w:after="48"/>
              <w:rPr>
                <w:rFonts w:cs="Helvetica"/>
              </w:rPr>
            </w:pPr>
            <w:r w:rsidRPr="00C930BC">
              <w:rPr>
                <w:rFonts w:cs="Helvetica"/>
              </w:rPr>
              <w:t>Rank</w:t>
            </w:r>
          </w:p>
        </w:tc>
        <w:tc>
          <w:tcPr>
            <w:tcW w:w="1803" w:type="dxa"/>
          </w:tcPr>
          <w:p w14:paraId="7A7D4C66" w14:textId="48695B7F" w:rsidR="00A66315" w:rsidRPr="00C930BC" w:rsidRDefault="00A66315" w:rsidP="0000636F">
            <w:pPr>
              <w:spacing w:beforeLines="20" w:before="48" w:afterLines="20" w:after="48"/>
              <w:rPr>
                <w:rFonts w:cs="Helvetica"/>
              </w:rPr>
            </w:pPr>
            <w:r w:rsidRPr="00C930BC">
              <w:rPr>
                <w:rFonts w:cs="Helvetica"/>
              </w:rPr>
              <w:t>Keyword / Phrase</w:t>
            </w:r>
          </w:p>
        </w:tc>
        <w:tc>
          <w:tcPr>
            <w:tcW w:w="1803" w:type="dxa"/>
          </w:tcPr>
          <w:p w14:paraId="33E8D932" w14:textId="0CE7EE95" w:rsidR="00A66315" w:rsidRPr="00C930BC" w:rsidRDefault="00A66315" w:rsidP="0000636F">
            <w:pPr>
              <w:spacing w:beforeLines="20" w:before="48" w:afterLines="20" w:after="48"/>
              <w:rPr>
                <w:rFonts w:cs="Helvetica"/>
              </w:rPr>
            </w:pPr>
            <w:r w:rsidRPr="00C930BC">
              <w:rPr>
                <w:rFonts w:cs="Helvetica"/>
              </w:rPr>
              <w:t>Category</w:t>
            </w:r>
          </w:p>
        </w:tc>
        <w:tc>
          <w:tcPr>
            <w:tcW w:w="1803" w:type="dxa"/>
          </w:tcPr>
          <w:p w14:paraId="06E11BA0" w14:textId="38B87CA2" w:rsidR="00A66315" w:rsidRPr="00C930BC" w:rsidRDefault="00A66315" w:rsidP="0000636F">
            <w:pPr>
              <w:spacing w:beforeLines="20" w:before="48" w:afterLines="20" w:after="48"/>
              <w:rPr>
                <w:rFonts w:cs="Helvetica"/>
              </w:rPr>
            </w:pPr>
            <w:r w:rsidRPr="00C930BC">
              <w:rPr>
                <w:rFonts w:cs="Helvetica"/>
              </w:rPr>
              <w:t>Total Occurrences</w:t>
            </w:r>
          </w:p>
        </w:tc>
        <w:tc>
          <w:tcPr>
            <w:tcW w:w="1804" w:type="dxa"/>
          </w:tcPr>
          <w:p w14:paraId="04ED6F0B" w14:textId="189216AA" w:rsidR="00A66315" w:rsidRPr="00C930BC" w:rsidRDefault="00A66315" w:rsidP="0000636F">
            <w:pPr>
              <w:spacing w:beforeLines="20" w:before="48" w:afterLines="20" w:after="48"/>
              <w:rPr>
                <w:rFonts w:cs="Helvetica"/>
              </w:rPr>
            </w:pPr>
            <w:r w:rsidRPr="00C930BC">
              <w:rPr>
                <w:rFonts w:cs="Helvetica"/>
              </w:rPr>
              <w:t>Implication</w:t>
            </w:r>
          </w:p>
        </w:tc>
      </w:tr>
      <w:tr w:rsidR="00A66315" w:rsidRPr="00C930BC" w14:paraId="0190AFA7" w14:textId="77777777" w:rsidTr="00A66315">
        <w:tc>
          <w:tcPr>
            <w:tcW w:w="1803" w:type="dxa"/>
          </w:tcPr>
          <w:p w14:paraId="6FC9A8F4" w14:textId="377C39FF" w:rsidR="00A66315" w:rsidRPr="00C930BC" w:rsidRDefault="00A66315" w:rsidP="0000636F">
            <w:pPr>
              <w:spacing w:beforeLines="20" w:before="48" w:afterLines="20" w:after="48"/>
              <w:rPr>
                <w:rFonts w:cs="Helvetica"/>
              </w:rPr>
            </w:pPr>
            <w:r w:rsidRPr="00C930BC">
              <w:rPr>
                <w:rFonts w:cs="Helvetica"/>
              </w:rPr>
              <w:t>1</w:t>
            </w:r>
          </w:p>
        </w:tc>
        <w:tc>
          <w:tcPr>
            <w:tcW w:w="1803" w:type="dxa"/>
          </w:tcPr>
          <w:p w14:paraId="266397DF" w14:textId="33C9B4FE" w:rsidR="00A66315" w:rsidRPr="00C930BC" w:rsidRDefault="00A66315" w:rsidP="0000636F">
            <w:pPr>
              <w:spacing w:beforeLines="20" w:before="48" w:afterLines="20" w:after="48"/>
              <w:rPr>
                <w:rFonts w:cs="Helvetica"/>
              </w:rPr>
            </w:pPr>
            <w:r w:rsidRPr="00C930BC">
              <w:rPr>
                <w:rFonts w:cs="Helvetica"/>
              </w:rPr>
              <w:t>"Collect"</w:t>
            </w:r>
          </w:p>
        </w:tc>
        <w:tc>
          <w:tcPr>
            <w:tcW w:w="1803" w:type="dxa"/>
          </w:tcPr>
          <w:p w14:paraId="55C609F8" w14:textId="5C314771" w:rsidR="00A66315" w:rsidRPr="00C930BC" w:rsidRDefault="00A66315" w:rsidP="0000636F">
            <w:pPr>
              <w:spacing w:beforeLines="20" w:before="48" w:afterLines="20" w:after="48"/>
              <w:rPr>
                <w:rFonts w:cs="Helvetica"/>
              </w:rPr>
            </w:pPr>
            <w:r w:rsidRPr="00C930BC">
              <w:rPr>
                <w:rFonts w:cs="Helvetica"/>
              </w:rPr>
              <w:t>Data Collection</w:t>
            </w:r>
          </w:p>
        </w:tc>
        <w:tc>
          <w:tcPr>
            <w:tcW w:w="1803" w:type="dxa"/>
          </w:tcPr>
          <w:p w14:paraId="297965A2" w14:textId="698EABB7" w:rsidR="00A66315" w:rsidRPr="00C930BC" w:rsidRDefault="00A66315" w:rsidP="0000636F">
            <w:pPr>
              <w:spacing w:beforeLines="20" w:before="48" w:afterLines="20" w:after="48"/>
              <w:rPr>
                <w:rFonts w:cs="Helvetica"/>
              </w:rPr>
            </w:pPr>
            <w:r w:rsidRPr="00C930BC">
              <w:rPr>
                <w:rFonts w:cs="Helvetica"/>
              </w:rPr>
              <w:t>283</w:t>
            </w:r>
          </w:p>
        </w:tc>
        <w:tc>
          <w:tcPr>
            <w:tcW w:w="1804" w:type="dxa"/>
          </w:tcPr>
          <w:p w14:paraId="313CB8F7" w14:textId="215E7A60" w:rsidR="00A66315" w:rsidRPr="00C930BC" w:rsidRDefault="00A66315" w:rsidP="0000636F">
            <w:pPr>
              <w:spacing w:beforeLines="20" w:before="48" w:afterLines="20" w:after="48"/>
              <w:rPr>
                <w:rFonts w:cs="Helvetica"/>
              </w:rPr>
            </w:pPr>
            <w:r w:rsidRPr="00C930BC">
              <w:rPr>
                <w:rFonts w:cs="Helvetica"/>
              </w:rPr>
              <w:t>Indicates ubiquitous, proactive data harvesting across all sectors.</w:t>
            </w:r>
          </w:p>
        </w:tc>
      </w:tr>
      <w:tr w:rsidR="00A66315" w:rsidRPr="00C930BC" w14:paraId="0CD35948" w14:textId="77777777" w:rsidTr="00A66315">
        <w:tc>
          <w:tcPr>
            <w:tcW w:w="1803" w:type="dxa"/>
          </w:tcPr>
          <w:p w14:paraId="522EBE7D" w14:textId="4089881F" w:rsidR="00A66315" w:rsidRPr="00C930BC" w:rsidRDefault="00A66315" w:rsidP="0000636F">
            <w:pPr>
              <w:spacing w:beforeLines="20" w:before="48" w:afterLines="20" w:after="48"/>
              <w:rPr>
                <w:rFonts w:cs="Helvetica"/>
              </w:rPr>
            </w:pPr>
            <w:r w:rsidRPr="00C930BC">
              <w:rPr>
                <w:rFonts w:cs="Helvetica"/>
              </w:rPr>
              <w:t>2</w:t>
            </w:r>
          </w:p>
        </w:tc>
        <w:tc>
          <w:tcPr>
            <w:tcW w:w="1803" w:type="dxa"/>
          </w:tcPr>
          <w:p w14:paraId="664EB1A7" w14:textId="7737DF88" w:rsidR="00A66315" w:rsidRPr="00C930BC" w:rsidRDefault="00A66315" w:rsidP="0000636F">
            <w:pPr>
              <w:spacing w:beforeLines="20" w:before="48" w:afterLines="20" w:after="48"/>
              <w:rPr>
                <w:rFonts w:cs="Helvetica"/>
              </w:rPr>
            </w:pPr>
            <w:r w:rsidRPr="00C930BC">
              <w:rPr>
                <w:rFonts w:cs="Helvetica"/>
              </w:rPr>
              <w:t>"Share"</w:t>
            </w:r>
          </w:p>
        </w:tc>
        <w:tc>
          <w:tcPr>
            <w:tcW w:w="1803" w:type="dxa"/>
          </w:tcPr>
          <w:p w14:paraId="74023140" w14:textId="35874F2E" w:rsidR="00A66315" w:rsidRPr="00C930BC" w:rsidRDefault="00A66315" w:rsidP="0000636F">
            <w:pPr>
              <w:spacing w:beforeLines="20" w:before="48" w:afterLines="20" w:after="48"/>
              <w:rPr>
                <w:rFonts w:cs="Helvetica"/>
              </w:rPr>
            </w:pPr>
            <w:r w:rsidRPr="00C930BC">
              <w:rPr>
                <w:rFonts w:cs="Helvetica"/>
              </w:rPr>
              <w:t>Third-Party Sharing</w:t>
            </w:r>
          </w:p>
        </w:tc>
        <w:tc>
          <w:tcPr>
            <w:tcW w:w="1803" w:type="dxa"/>
          </w:tcPr>
          <w:p w14:paraId="13285F6F" w14:textId="22F56B68" w:rsidR="00A66315" w:rsidRPr="00C930BC" w:rsidRDefault="00A66315" w:rsidP="0000636F">
            <w:pPr>
              <w:spacing w:beforeLines="20" w:before="48" w:afterLines="20" w:after="48"/>
              <w:rPr>
                <w:rFonts w:cs="Helvetica"/>
              </w:rPr>
            </w:pPr>
            <w:r w:rsidRPr="00C930BC">
              <w:rPr>
                <w:rFonts w:cs="Helvetica"/>
              </w:rPr>
              <w:t>212</w:t>
            </w:r>
          </w:p>
        </w:tc>
        <w:tc>
          <w:tcPr>
            <w:tcW w:w="1804" w:type="dxa"/>
          </w:tcPr>
          <w:p w14:paraId="0EE1F07B" w14:textId="3C264A80" w:rsidR="00A66315" w:rsidRPr="00C930BC" w:rsidRDefault="00A66315" w:rsidP="0000636F">
            <w:pPr>
              <w:spacing w:beforeLines="20" w:before="48" w:afterLines="20" w:after="48"/>
              <w:rPr>
                <w:rFonts w:cs="Helvetica"/>
              </w:rPr>
            </w:pPr>
            <w:r w:rsidRPr="00C930BC">
              <w:rPr>
                <w:rFonts w:cs="Helvetica"/>
              </w:rPr>
              <w:t>Highlights the highly interconnected nature of digital data brokering.</w:t>
            </w:r>
          </w:p>
        </w:tc>
      </w:tr>
      <w:tr w:rsidR="00A66315" w:rsidRPr="00C930BC" w14:paraId="0BC6C858" w14:textId="77777777" w:rsidTr="00A66315">
        <w:tc>
          <w:tcPr>
            <w:tcW w:w="1803" w:type="dxa"/>
          </w:tcPr>
          <w:p w14:paraId="157E16D1" w14:textId="2404E28C" w:rsidR="00A66315" w:rsidRPr="00C930BC" w:rsidRDefault="00A66315" w:rsidP="0000636F">
            <w:pPr>
              <w:spacing w:beforeLines="20" w:before="48" w:afterLines="20" w:after="48"/>
              <w:rPr>
                <w:rFonts w:cs="Helvetica"/>
              </w:rPr>
            </w:pPr>
            <w:r w:rsidRPr="00C930BC">
              <w:rPr>
                <w:rFonts w:cs="Helvetica"/>
              </w:rPr>
              <w:t>3</w:t>
            </w:r>
          </w:p>
        </w:tc>
        <w:tc>
          <w:tcPr>
            <w:tcW w:w="1803" w:type="dxa"/>
          </w:tcPr>
          <w:p w14:paraId="213E0DAB" w14:textId="6A73EABA" w:rsidR="00A66315" w:rsidRPr="00C930BC" w:rsidRDefault="00A66315" w:rsidP="0000636F">
            <w:pPr>
              <w:spacing w:beforeLines="20" w:before="48" w:afterLines="20" w:after="48"/>
              <w:rPr>
                <w:rFonts w:cs="Helvetica"/>
              </w:rPr>
            </w:pPr>
            <w:r w:rsidRPr="00C930BC">
              <w:rPr>
                <w:rFonts w:cs="Helvetica"/>
              </w:rPr>
              <w:t>"Access"</w:t>
            </w:r>
          </w:p>
        </w:tc>
        <w:tc>
          <w:tcPr>
            <w:tcW w:w="1803" w:type="dxa"/>
          </w:tcPr>
          <w:p w14:paraId="649F265F" w14:textId="7C00C18D" w:rsidR="00A66315" w:rsidRPr="00C930BC" w:rsidRDefault="00A66315" w:rsidP="0000636F">
            <w:pPr>
              <w:spacing w:beforeLines="20" w:before="48" w:afterLines="20" w:after="48"/>
              <w:rPr>
                <w:rFonts w:cs="Helvetica"/>
              </w:rPr>
            </w:pPr>
            <w:r w:rsidRPr="00C930BC">
              <w:rPr>
                <w:rFonts w:cs="Helvetica"/>
              </w:rPr>
              <w:t>User Rights</w:t>
            </w:r>
          </w:p>
        </w:tc>
        <w:tc>
          <w:tcPr>
            <w:tcW w:w="1803" w:type="dxa"/>
          </w:tcPr>
          <w:p w14:paraId="488FEEC4" w14:textId="440E3236" w:rsidR="00A66315" w:rsidRPr="00C930BC" w:rsidRDefault="00A66315" w:rsidP="0000636F">
            <w:pPr>
              <w:spacing w:beforeLines="20" w:before="48" w:afterLines="20" w:after="48"/>
              <w:rPr>
                <w:rFonts w:cs="Helvetica"/>
              </w:rPr>
            </w:pPr>
            <w:r w:rsidRPr="00C930BC">
              <w:rPr>
                <w:rFonts w:cs="Helvetica"/>
              </w:rPr>
              <w:t>200</w:t>
            </w:r>
          </w:p>
        </w:tc>
        <w:tc>
          <w:tcPr>
            <w:tcW w:w="1804" w:type="dxa"/>
          </w:tcPr>
          <w:p w14:paraId="54C7B064" w14:textId="6FA92259" w:rsidR="00A66315" w:rsidRPr="00C930BC" w:rsidRDefault="00A66315" w:rsidP="0000636F">
            <w:pPr>
              <w:spacing w:beforeLines="20" w:before="48" w:afterLines="20" w:after="48"/>
              <w:rPr>
                <w:rFonts w:cs="Helvetica"/>
              </w:rPr>
            </w:pPr>
            <w:r w:rsidRPr="00C930BC">
              <w:rPr>
                <w:rFonts w:cs="Helvetica"/>
              </w:rPr>
              <w:t>Reflects standardized compliance language required by GDPR (Right to Access).</w:t>
            </w:r>
          </w:p>
        </w:tc>
      </w:tr>
      <w:tr w:rsidR="00A66315" w:rsidRPr="00C930BC" w14:paraId="7BD3BEF7" w14:textId="77777777" w:rsidTr="00A66315">
        <w:tc>
          <w:tcPr>
            <w:tcW w:w="1803" w:type="dxa"/>
          </w:tcPr>
          <w:p w14:paraId="7CF016EC" w14:textId="46979D47" w:rsidR="00A66315" w:rsidRPr="00C930BC" w:rsidRDefault="00A66315" w:rsidP="0000636F">
            <w:pPr>
              <w:spacing w:beforeLines="20" w:before="48" w:afterLines="20" w:after="48"/>
              <w:rPr>
                <w:rFonts w:cs="Helvetica"/>
              </w:rPr>
            </w:pPr>
            <w:r w:rsidRPr="00C930BC">
              <w:rPr>
                <w:rFonts w:cs="Helvetica"/>
              </w:rPr>
              <w:t>4</w:t>
            </w:r>
          </w:p>
        </w:tc>
        <w:tc>
          <w:tcPr>
            <w:tcW w:w="1803" w:type="dxa"/>
          </w:tcPr>
          <w:p w14:paraId="21AC4AB5" w14:textId="41798AD4" w:rsidR="00A66315" w:rsidRPr="00C930BC" w:rsidRDefault="00A66315" w:rsidP="0000636F">
            <w:pPr>
              <w:spacing w:beforeLines="20" w:before="48" w:afterLines="20" w:after="48"/>
              <w:rPr>
                <w:rFonts w:cs="Helvetica"/>
              </w:rPr>
            </w:pPr>
            <w:r w:rsidRPr="00C930BC">
              <w:rPr>
                <w:rFonts w:cs="Helvetica"/>
              </w:rPr>
              <w:t>"Consent"</w:t>
            </w:r>
          </w:p>
        </w:tc>
        <w:tc>
          <w:tcPr>
            <w:tcW w:w="1803" w:type="dxa"/>
          </w:tcPr>
          <w:p w14:paraId="69BAB5AD" w14:textId="6ECFBF47" w:rsidR="00A66315" w:rsidRPr="00C930BC" w:rsidRDefault="00A66315" w:rsidP="0000636F">
            <w:pPr>
              <w:spacing w:beforeLines="20" w:before="48" w:afterLines="20" w:after="48"/>
              <w:rPr>
                <w:rFonts w:cs="Helvetica"/>
              </w:rPr>
            </w:pPr>
            <w:r w:rsidRPr="00C930BC">
              <w:rPr>
                <w:rFonts w:cs="Helvetica"/>
              </w:rPr>
              <w:t>User Rights / Consent</w:t>
            </w:r>
          </w:p>
        </w:tc>
        <w:tc>
          <w:tcPr>
            <w:tcW w:w="1803" w:type="dxa"/>
          </w:tcPr>
          <w:p w14:paraId="3AD8A955" w14:textId="32EA05F3" w:rsidR="00A66315" w:rsidRPr="00C930BC" w:rsidRDefault="00A66315" w:rsidP="0000636F">
            <w:pPr>
              <w:spacing w:beforeLines="20" w:before="48" w:afterLines="20" w:after="48"/>
              <w:rPr>
                <w:rFonts w:cs="Helvetica"/>
              </w:rPr>
            </w:pPr>
            <w:r w:rsidRPr="00C930BC">
              <w:rPr>
                <w:rFonts w:cs="Helvetica"/>
              </w:rPr>
              <w:t>179</w:t>
            </w:r>
          </w:p>
        </w:tc>
        <w:tc>
          <w:tcPr>
            <w:tcW w:w="1804" w:type="dxa"/>
          </w:tcPr>
          <w:p w14:paraId="24E4E28B" w14:textId="56F2F831" w:rsidR="00A66315" w:rsidRPr="00C930BC" w:rsidRDefault="00A66315" w:rsidP="0000636F">
            <w:pPr>
              <w:spacing w:beforeLines="20" w:before="48" w:afterLines="20" w:after="48"/>
              <w:rPr>
                <w:rFonts w:cs="Helvetica"/>
              </w:rPr>
            </w:pPr>
            <w:r w:rsidRPr="00C930BC">
              <w:rPr>
                <w:rFonts w:cs="Helvetica"/>
              </w:rPr>
              <w:t>Utilized to establish a legal basis for processing user data.</w:t>
            </w:r>
          </w:p>
        </w:tc>
      </w:tr>
      <w:tr w:rsidR="00A66315" w:rsidRPr="00C930BC" w14:paraId="2A2E0B7D" w14:textId="77777777" w:rsidTr="00A66315">
        <w:tc>
          <w:tcPr>
            <w:tcW w:w="1803" w:type="dxa"/>
          </w:tcPr>
          <w:p w14:paraId="60747CB4" w14:textId="4228637E" w:rsidR="00A66315" w:rsidRPr="00C930BC" w:rsidRDefault="00A66315" w:rsidP="0000636F">
            <w:pPr>
              <w:spacing w:beforeLines="20" w:before="48" w:afterLines="20" w:after="48"/>
              <w:rPr>
                <w:rFonts w:cs="Helvetica"/>
              </w:rPr>
            </w:pPr>
            <w:r w:rsidRPr="00C930BC">
              <w:rPr>
                <w:rFonts w:cs="Helvetica"/>
              </w:rPr>
              <w:t>5</w:t>
            </w:r>
          </w:p>
        </w:tc>
        <w:tc>
          <w:tcPr>
            <w:tcW w:w="1803" w:type="dxa"/>
          </w:tcPr>
          <w:p w14:paraId="6FE0F9FA" w14:textId="227D9DA2" w:rsidR="00A66315" w:rsidRPr="00C930BC" w:rsidRDefault="00A66315" w:rsidP="0000636F">
            <w:pPr>
              <w:spacing w:beforeLines="20" w:before="48" w:afterLines="20" w:after="48"/>
              <w:rPr>
                <w:rFonts w:cs="Helvetica"/>
              </w:rPr>
            </w:pPr>
            <w:r w:rsidRPr="00C930BC">
              <w:rPr>
                <w:rFonts w:cs="Helvetica"/>
              </w:rPr>
              <w:t>"Location"</w:t>
            </w:r>
          </w:p>
        </w:tc>
        <w:tc>
          <w:tcPr>
            <w:tcW w:w="1803" w:type="dxa"/>
          </w:tcPr>
          <w:p w14:paraId="24E2DDF0" w14:textId="481526EB" w:rsidR="00A66315" w:rsidRPr="00C930BC" w:rsidRDefault="00A66315" w:rsidP="0000636F">
            <w:pPr>
              <w:spacing w:beforeLines="20" w:before="48" w:afterLines="20" w:after="48"/>
              <w:rPr>
                <w:rFonts w:cs="Helvetica"/>
              </w:rPr>
            </w:pPr>
            <w:r w:rsidRPr="00C930BC">
              <w:rPr>
                <w:rFonts w:cs="Helvetica"/>
              </w:rPr>
              <w:t>Data Collection</w:t>
            </w:r>
          </w:p>
        </w:tc>
        <w:tc>
          <w:tcPr>
            <w:tcW w:w="1803" w:type="dxa"/>
          </w:tcPr>
          <w:p w14:paraId="2E690C3E" w14:textId="6E82E1C1" w:rsidR="00A66315" w:rsidRPr="00C930BC" w:rsidRDefault="00A66315" w:rsidP="0000636F">
            <w:pPr>
              <w:spacing w:beforeLines="20" w:before="48" w:afterLines="20" w:after="48"/>
              <w:rPr>
                <w:rFonts w:cs="Helvetica"/>
              </w:rPr>
            </w:pPr>
            <w:r w:rsidRPr="00C930BC">
              <w:rPr>
                <w:rFonts w:cs="Helvetica"/>
              </w:rPr>
              <w:t>68</w:t>
            </w:r>
          </w:p>
        </w:tc>
        <w:tc>
          <w:tcPr>
            <w:tcW w:w="1804" w:type="dxa"/>
          </w:tcPr>
          <w:p w14:paraId="0F076804" w14:textId="2E1BA7E5" w:rsidR="00A66315" w:rsidRPr="00C930BC" w:rsidRDefault="00A66315" w:rsidP="0000636F">
            <w:pPr>
              <w:keepNext/>
              <w:spacing w:beforeLines="20" w:before="48" w:afterLines="20" w:after="48"/>
              <w:rPr>
                <w:rFonts w:cs="Helvetica"/>
              </w:rPr>
            </w:pPr>
            <w:r w:rsidRPr="00C930BC">
              <w:rPr>
                <w:rFonts w:cs="Helvetica"/>
              </w:rPr>
              <w:t>Demonstrates a high demand for geospatial tracking, particularly in tech and social media.</w:t>
            </w:r>
          </w:p>
        </w:tc>
      </w:tr>
    </w:tbl>
    <w:p w14:paraId="4E4CAE2B" w14:textId="58BCE817" w:rsidR="00A66315" w:rsidRPr="00C930BC" w:rsidRDefault="00A66315" w:rsidP="0000636F">
      <w:pPr>
        <w:pStyle w:val="Heading3"/>
        <w:spacing w:beforeLines="20" w:before="48" w:afterLines="20" w:after="48" w:line="240" w:lineRule="auto"/>
        <w:rPr>
          <w:rFonts w:ascii="Helvetica" w:hAnsi="Helvetica" w:cs="Helvetica"/>
        </w:rPr>
      </w:pPr>
    </w:p>
    <w:p w14:paraId="095D5413" w14:textId="77777777" w:rsidR="00556EE9" w:rsidRPr="00C930BC" w:rsidRDefault="00F03D92" w:rsidP="0000636F">
      <w:pPr>
        <w:keepNext/>
        <w:spacing w:beforeLines="20" w:before="48" w:afterLines="20" w:after="48" w:line="240" w:lineRule="auto"/>
        <w:rPr>
          <w:rFonts w:cs="Helvetica"/>
        </w:rPr>
      </w:pPr>
      <w:r w:rsidRPr="00C930BC">
        <w:rPr>
          <w:rFonts w:cs="Helvetica"/>
          <w:noProof/>
        </w:rPr>
        <w:drawing>
          <wp:inline distT="0" distB="0" distL="0" distR="0" wp14:anchorId="718C5B94" wp14:editId="004F7590">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220A9FF" w14:textId="45E40AFF" w:rsidR="00F03D92" w:rsidRPr="00C930BC" w:rsidRDefault="00556EE9" w:rsidP="0000636F">
      <w:pPr>
        <w:pStyle w:val="Caption"/>
        <w:spacing w:beforeLines="20" w:before="48" w:afterLines="20" w:after="48"/>
        <w:rPr>
          <w:rFonts w:cs="Helvetica"/>
          <w:color w:val="7F7F7F" w:themeColor="text1" w:themeTint="80"/>
        </w:rPr>
      </w:pPr>
      <w:bookmarkStart w:id="93" w:name="_Toc231144976"/>
      <w:bookmarkStart w:id="94" w:name="_Toc231563065"/>
      <w:r w:rsidRPr="00C930BC">
        <w:rPr>
          <w:rFonts w:cs="Helvetica"/>
          <w:color w:val="7F7F7F" w:themeColor="text1" w:themeTint="80"/>
        </w:rPr>
        <w:t xml:space="preserve">Figure </w:t>
      </w:r>
      <w:r w:rsidR="00023996" w:rsidRPr="00C930BC">
        <w:rPr>
          <w:rFonts w:cs="Helvetica"/>
          <w:color w:val="7F7F7F" w:themeColor="text1" w:themeTint="80"/>
        </w:rPr>
        <w:fldChar w:fldCharType="begin"/>
      </w:r>
      <w:r w:rsidR="00023996" w:rsidRPr="00C930BC">
        <w:rPr>
          <w:rFonts w:cs="Helvetica"/>
          <w:color w:val="7F7F7F" w:themeColor="text1" w:themeTint="80"/>
        </w:rPr>
        <w:instrText xml:space="preserve"> SEQ Figure \* ARABIC </w:instrText>
      </w:r>
      <w:r w:rsidR="00023996" w:rsidRPr="00C930BC">
        <w:rPr>
          <w:rFonts w:cs="Helvetica"/>
          <w:color w:val="7F7F7F" w:themeColor="text1" w:themeTint="80"/>
        </w:rPr>
        <w:fldChar w:fldCharType="separate"/>
      </w:r>
      <w:r w:rsidR="007A7268" w:rsidRPr="00C930BC">
        <w:rPr>
          <w:rFonts w:cs="Helvetica"/>
          <w:noProof/>
          <w:color w:val="7F7F7F" w:themeColor="text1" w:themeTint="80"/>
        </w:rPr>
        <w:t>1</w:t>
      </w:r>
      <w:r w:rsidR="00023996" w:rsidRPr="00C930BC">
        <w:rPr>
          <w:rFonts w:cs="Helvetica"/>
          <w:color w:val="7F7F7F" w:themeColor="text1" w:themeTint="80"/>
        </w:rPr>
        <w:fldChar w:fldCharType="end"/>
      </w:r>
      <w:r w:rsidRPr="00C930BC">
        <w:rPr>
          <w:rFonts w:cs="Helvetica"/>
          <w:color w:val="7F7F7F" w:themeColor="text1" w:themeTint="80"/>
        </w:rPr>
        <w:t>. Aggregate distribution of privacy flags extracted across the benchmark dataset (N=15).</w:t>
      </w:r>
      <w:bookmarkEnd w:id="93"/>
      <w:bookmarkEnd w:id="94"/>
    </w:p>
    <w:p w14:paraId="0C19482B" w14:textId="77777777" w:rsidR="00F03D92" w:rsidRPr="00C930BC" w:rsidRDefault="00F03D92" w:rsidP="0000636F">
      <w:pPr>
        <w:pStyle w:val="Heading3"/>
        <w:spacing w:beforeLines="20" w:before="48" w:afterLines="20" w:after="48" w:line="240" w:lineRule="auto"/>
        <w:rPr>
          <w:rFonts w:ascii="Helvetica" w:hAnsi="Helvetica" w:cs="Helvetica"/>
          <w:b/>
          <w:bCs/>
          <w:color w:val="auto"/>
        </w:rPr>
      </w:pPr>
    </w:p>
    <w:p w14:paraId="7B2AF2B3" w14:textId="3813C485" w:rsidR="008265E3" w:rsidRPr="00C930BC" w:rsidRDefault="008265E3" w:rsidP="0000636F">
      <w:pPr>
        <w:pStyle w:val="Heading3"/>
        <w:spacing w:beforeLines="20" w:before="48" w:afterLines="20" w:after="48" w:line="240" w:lineRule="auto"/>
        <w:rPr>
          <w:rFonts w:ascii="Helvetica" w:hAnsi="Helvetica" w:cs="Helvetica"/>
          <w:b/>
          <w:bCs/>
          <w:color w:val="auto"/>
        </w:rPr>
      </w:pPr>
      <w:bookmarkStart w:id="95" w:name="_Toc231230199"/>
      <w:bookmarkStart w:id="96" w:name="_Toc231563255"/>
      <w:r w:rsidRPr="00C930BC">
        <w:rPr>
          <w:rFonts w:ascii="Helvetica" w:hAnsi="Helvetica" w:cs="Helvetica"/>
          <w:b/>
          <w:bCs/>
          <w:color w:val="auto"/>
        </w:rPr>
        <w:t>4.2.2 Extraction Limitations and Architectural Edge Cases</w:t>
      </w:r>
      <w:bookmarkEnd w:id="95"/>
      <w:bookmarkEnd w:id="96"/>
    </w:p>
    <w:p w14:paraId="56F3B307" w14:textId="38A44007" w:rsidR="008265E3" w:rsidRPr="00C930BC" w:rsidRDefault="00E61B5E" w:rsidP="0000636F">
      <w:pPr>
        <w:spacing w:beforeLines="20" w:before="48" w:afterLines="20" w:after="48" w:line="240" w:lineRule="auto"/>
        <w:rPr>
          <w:rFonts w:cs="Helvetica"/>
        </w:rPr>
      </w:pPr>
      <w:r w:rsidRPr="00C930BC">
        <w:rPr>
          <w:rFonts w:cs="Helvetica"/>
        </w:rPr>
        <w:t>A structural flaw in automatic text extraction was also brought to light by the testing procedure. Samsung's policy (privacy.samsung.com) only produced 185 characters, which led to a single data collection flag and an artificially perfect score of 10/10. When websites use stringent "Cookie Walls" or significantly rely on dynamic client-side rendering frameworks (like React or Angular), the policy content is not instantly accessible in the HTML Document Object Model (DOM) at initial page load. This edge case demonstrates that even though the contextual NLP algorithm is very accurate, a full privacy audit requires the secondary dynamic cookie analysis module because pure textual analysis is insufficient</w:t>
      </w:r>
      <w:r w:rsidR="00E853C1" w:rsidRPr="00C930BC">
        <w:rPr>
          <w:rFonts w:cs="Helvetica"/>
        </w:rPr>
        <w:t>.</w:t>
      </w:r>
    </w:p>
    <w:p w14:paraId="32F905CC" w14:textId="77777777" w:rsidR="00686C36" w:rsidRPr="00C930BC" w:rsidRDefault="00686C36" w:rsidP="0000636F">
      <w:pPr>
        <w:spacing w:beforeLines="20" w:before="48" w:afterLines="20" w:after="48" w:line="240" w:lineRule="auto"/>
        <w:rPr>
          <w:rFonts w:cs="Helvetica"/>
        </w:rPr>
      </w:pPr>
    </w:p>
    <w:p w14:paraId="4F19E4DA" w14:textId="6966FF3A" w:rsidR="00906EDC" w:rsidRPr="00C930BC" w:rsidRDefault="008265E3" w:rsidP="0000636F">
      <w:pPr>
        <w:pStyle w:val="Heading2"/>
        <w:spacing w:beforeLines="20" w:before="48" w:afterLines="20" w:after="48" w:line="240" w:lineRule="auto"/>
        <w:rPr>
          <w:rFonts w:cs="Helvetica"/>
          <w:b/>
          <w:bCs/>
        </w:rPr>
      </w:pPr>
      <w:bookmarkStart w:id="97" w:name="_Toc231230200"/>
      <w:bookmarkStart w:id="98" w:name="_Toc231563256"/>
      <w:r w:rsidRPr="00C930BC">
        <w:rPr>
          <w:rFonts w:cs="Helvetica"/>
          <w:b/>
          <w:bCs/>
        </w:rPr>
        <w:t>4.3 Browser Cookie Detection &amp; Baseline Auditing</w:t>
      </w:r>
      <w:bookmarkEnd w:id="97"/>
      <w:bookmarkEnd w:id="98"/>
    </w:p>
    <w:p w14:paraId="3FC39695" w14:textId="77777777" w:rsidR="00E61B5E" w:rsidRPr="00C930BC" w:rsidRDefault="00E61B5E" w:rsidP="0000636F">
      <w:pPr>
        <w:spacing w:beforeLines="20" w:before="48" w:afterLines="20" w:after="48" w:line="240" w:lineRule="auto"/>
        <w:rPr>
          <w:rFonts w:cs="Helvetica"/>
          <w:lang w:val="en-GB" w:eastAsia="en-GB"/>
        </w:rPr>
      </w:pPr>
      <w:r w:rsidRPr="00C930BC">
        <w:rPr>
          <w:rFonts w:cs="Helvetica"/>
          <w:lang w:val="en-GB" w:eastAsia="en-GB"/>
        </w:rPr>
        <w:t>A structural flaw in automatic text extraction was also brought to light by the testing procedure. Samsung's policy (privacy.samsung.com) only produced 185 characters, which led to a single data collection flag and an artificially perfect score of 10/10. When websites use stringent "Cookie Walls" or significantly rely on dynamic client-side rendering frameworks (like React or Angular), the policy content is not instantly accessible in the HTML Document Object Model (DOM) at initial page load. This edge case demonstrates that even though the contextual NLP algorithm is very accurate, a full privacy audit requires the secondary dynamic cookie analysis module because pure textual analysis is insufficient.</w:t>
      </w:r>
    </w:p>
    <w:p w14:paraId="2900DE0A" w14:textId="270D2EA7" w:rsidR="008265E3" w:rsidRPr="00C930BC" w:rsidRDefault="00E61B5E" w:rsidP="0000636F">
      <w:pPr>
        <w:spacing w:beforeLines="20" w:before="48" w:afterLines="20" w:after="48" w:line="240" w:lineRule="auto"/>
        <w:rPr>
          <w:rFonts w:cs="Helvetica"/>
          <w:b/>
          <w:bCs/>
        </w:rPr>
      </w:pPr>
      <w:r w:rsidRPr="00C930BC">
        <w:rPr>
          <w:rFonts w:cs="Helvetica"/>
          <w:lang w:val="en-GB" w:eastAsia="en-GB"/>
        </w:rPr>
        <w:t xml:space="preserve"> </w:t>
      </w:r>
      <w:r w:rsidR="00E853C1" w:rsidRPr="00C930BC">
        <w:rPr>
          <w:rFonts w:cs="Helvetica"/>
          <w:lang w:val="en-GB" w:eastAsia="en-GB"/>
        </w:rPr>
        <w:t xml:space="preserve">Table 4 presents the findings of this pre-consent baseline audit. The data conclusively demonstrates a widespread failure to adhere to "Privacy by Default" regulations. </w:t>
      </w:r>
    </w:p>
    <w:p w14:paraId="059EC17D" w14:textId="48B5E689" w:rsidR="00686C36" w:rsidRPr="00C930BC" w:rsidRDefault="00686C36" w:rsidP="0000636F">
      <w:pPr>
        <w:spacing w:beforeLines="20" w:before="48" w:afterLines="20" w:after="48" w:line="240" w:lineRule="auto"/>
        <w:rPr>
          <w:rFonts w:cs="Helvetica"/>
          <w:b/>
          <w:bCs/>
        </w:rPr>
      </w:pPr>
    </w:p>
    <w:p w14:paraId="0559E74C" w14:textId="139E0325" w:rsidR="00686C36" w:rsidRPr="00C930BC" w:rsidRDefault="00686C36" w:rsidP="0000636F">
      <w:pPr>
        <w:spacing w:beforeLines="20" w:before="48" w:afterLines="20" w:after="48" w:line="240" w:lineRule="auto"/>
        <w:rPr>
          <w:rFonts w:cs="Helvetica"/>
          <w:b/>
          <w:bCs/>
        </w:rPr>
      </w:pPr>
    </w:p>
    <w:p w14:paraId="2FEB4F2D" w14:textId="4CC24F04" w:rsidR="00686C36" w:rsidRPr="00C930BC" w:rsidRDefault="00686C36" w:rsidP="0000636F">
      <w:pPr>
        <w:spacing w:beforeLines="20" w:before="48" w:afterLines="20" w:after="48" w:line="240" w:lineRule="auto"/>
        <w:rPr>
          <w:rFonts w:cs="Helvetica"/>
          <w:b/>
          <w:bCs/>
        </w:rPr>
      </w:pPr>
    </w:p>
    <w:p w14:paraId="555E2937" w14:textId="77777777" w:rsidR="00686C36" w:rsidRPr="00C930BC" w:rsidRDefault="00686C36" w:rsidP="0000636F">
      <w:pPr>
        <w:spacing w:beforeLines="20" w:before="48" w:afterLines="20" w:after="48" w:line="240" w:lineRule="auto"/>
        <w:rPr>
          <w:rFonts w:cs="Helvetica"/>
          <w:b/>
          <w:bCs/>
        </w:rPr>
      </w:pPr>
    </w:p>
    <w:p w14:paraId="098EBC14" w14:textId="4C9E2151" w:rsidR="00906EDC" w:rsidRPr="00C930BC" w:rsidRDefault="00906EDC" w:rsidP="0000636F">
      <w:pPr>
        <w:pStyle w:val="Caption"/>
        <w:keepNext/>
        <w:spacing w:beforeLines="20" w:before="48" w:afterLines="20" w:after="48"/>
        <w:rPr>
          <w:rFonts w:cs="Helvetica"/>
          <w:color w:val="7F7F7F" w:themeColor="text1" w:themeTint="80"/>
        </w:rPr>
      </w:pPr>
      <w:bookmarkStart w:id="99" w:name="_Toc231563094"/>
      <w:r w:rsidRPr="00C930BC">
        <w:rPr>
          <w:rFonts w:cs="Helvetica"/>
          <w:color w:val="7F7F7F" w:themeColor="text1" w:themeTint="80"/>
        </w:rPr>
        <w:lastRenderedPageBreak/>
        <w:t xml:space="preserve">Table </w:t>
      </w:r>
      <w:r w:rsidRPr="00C930BC">
        <w:rPr>
          <w:rFonts w:cs="Helvetica"/>
          <w:color w:val="7F7F7F" w:themeColor="text1" w:themeTint="80"/>
        </w:rPr>
        <w:fldChar w:fldCharType="begin"/>
      </w:r>
      <w:r w:rsidRPr="00C930BC">
        <w:rPr>
          <w:rFonts w:cs="Helvetica"/>
          <w:color w:val="7F7F7F" w:themeColor="text1" w:themeTint="80"/>
        </w:rPr>
        <w:instrText xml:space="preserve"> SEQ Table \* ARABIC </w:instrText>
      </w:r>
      <w:r w:rsidRPr="00C930BC">
        <w:rPr>
          <w:rFonts w:cs="Helvetica"/>
          <w:color w:val="7F7F7F" w:themeColor="text1" w:themeTint="80"/>
        </w:rPr>
        <w:fldChar w:fldCharType="separate"/>
      </w:r>
      <w:r w:rsidR="007A7268" w:rsidRPr="00C930BC">
        <w:rPr>
          <w:rFonts w:cs="Helvetica"/>
          <w:noProof/>
          <w:color w:val="7F7F7F" w:themeColor="text1" w:themeTint="80"/>
        </w:rPr>
        <w:t>4</w:t>
      </w:r>
      <w:r w:rsidRPr="00C930BC">
        <w:rPr>
          <w:rFonts w:cs="Helvetica"/>
          <w:color w:val="7F7F7F" w:themeColor="text1" w:themeTint="80"/>
        </w:rPr>
        <w:fldChar w:fldCharType="end"/>
      </w:r>
      <w:r w:rsidRPr="00C930BC">
        <w:rPr>
          <w:rFonts w:cs="Helvetica"/>
          <w:color w:val="7F7F7F" w:themeColor="text1" w:themeTint="80"/>
        </w:rPr>
        <w:t>. Pre-Consent Tracking Baseline (Zero-Interaction State)</w:t>
      </w:r>
      <w:bookmarkEnd w:id="99"/>
    </w:p>
    <w:tbl>
      <w:tblPr>
        <w:tblStyle w:val="TableGrid"/>
        <w:tblW w:w="0" w:type="auto"/>
        <w:jc w:val="center"/>
        <w:tblLook w:val="04A0" w:firstRow="1" w:lastRow="0" w:firstColumn="1" w:lastColumn="0" w:noHBand="0" w:noVBand="1"/>
      </w:tblPr>
      <w:tblGrid>
        <w:gridCol w:w="2297"/>
        <w:gridCol w:w="1573"/>
        <w:gridCol w:w="1552"/>
        <w:gridCol w:w="2057"/>
        <w:gridCol w:w="1537"/>
      </w:tblGrid>
      <w:tr w:rsidR="008265E3" w:rsidRPr="00C930BC" w14:paraId="44B8A2F3" w14:textId="77777777" w:rsidTr="001B6005">
        <w:trPr>
          <w:jc w:val="center"/>
        </w:trPr>
        <w:tc>
          <w:tcPr>
            <w:tcW w:w="2297" w:type="dxa"/>
          </w:tcPr>
          <w:p w14:paraId="29180440" w14:textId="14600C05" w:rsidR="008265E3" w:rsidRPr="00C930BC" w:rsidRDefault="008265E3" w:rsidP="0000636F">
            <w:pPr>
              <w:spacing w:beforeLines="20" w:before="48" w:afterLines="20" w:after="48"/>
              <w:rPr>
                <w:rFonts w:cs="Helvetica"/>
                <w:b/>
                <w:bCs/>
              </w:rPr>
            </w:pPr>
            <w:r w:rsidRPr="00C930BC">
              <w:rPr>
                <w:rFonts w:cs="Helvetica"/>
              </w:rPr>
              <w:t>Domain</w:t>
            </w:r>
          </w:p>
        </w:tc>
        <w:tc>
          <w:tcPr>
            <w:tcW w:w="1573" w:type="dxa"/>
          </w:tcPr>
          <w:p w14:paraId="1967D761" w14:textId="43B9D07E" w:rsidR="008265E3" w:rsidRPr="00C930BC" w:rsidRDefault="008265E3" w:rsidP="0000636F">
            <w:pPr>
              <w:spacing w:beforeLines="20" w:before="48" w:afterLines="20" w:after="48"/>
              <w:rPr>
                <w:rFonts w:cs="Helvetica"/>
                <w:b/>
                <w:bCs/>
              </w:rPr>
            </w:pPr>
            <w:r w:rsidRPr="00C930BC">
              <w:rPr>
                <w:rFonts w:cs="Helvetica"/>
              </w:rPr>
              <w:t>Consent Banner Active?</w:t>
            </w:r>
          </w:p>
        </w:tc>
        <w:tc>
          <w:tcPr>
            <w:tcW w:w="1552" w:type="dxa"/>
          </w:tcPr>
          <w:p w14:paraId="3FBE6CB2" w14:textId="4A803FD9" w:rsidR="008265E3" w:rsidRPr="00C930BC" w:rsidRDefault="008265E3" w:rsidP="0000636F">
            <w:pPr>
              <w:spacing w:beforeLines="20" w:before="48" w:afterLines="20" w:after="48"/>
              <w:rPr>
                <w:rFonts w:cs="Helvetica"/>
                <w:b/>
                <w:bCs/>
              </w:rPr>
            </w:pPr>
            <w:r w:rsidRPr="00C930BC">
              <w:rPr>
                <w:rFonts w:cs="Helvetica"/>
              </w:rPr>
              <w:t>Total Trackers Found</w:t>
            </w:r>
          </w:p>
        </w:tc>
        <w:tc>
          <w:tcPr>
            <w:tcW w:w="2057" w:type="dxa"/>
          </w:tcPr>
          <w:p w14:paraId="075CB4F2" w14:textId="351E4C03" w:rsidR="008265E3" w:rsidRPr="00C930BC" w:rsidRDefault="008265E3" w:rsidP="0000636F">
            <w:pPr>
              <w:spacing w:beforeLines="20" w:before="48" w:afterLines="20" w:after="48"/>
              <w:rPr>
                <w:rFonts w:cs="Helvetica"/>
                <w:b/>
                <w:bCs/>
              </w:rPr>
            </w:pPr>
            <w:r w:rsidRPr="00C930BC">
              <w:rPr>
                <w:rFonts w:cs="Helvetica"/>
              </w:rPr>
              <w:t>High-Risk Trackers</w:t>
            </w:r>
          </w:p>
        </w:tc>
        <w:tc>
          <w:tcPr>
            <w:tcW w:w="1537" w:type="dxa"/>
          </w:tcPr>
          <w:p w14:paraId="0A9657F2" w14:textId="6656E34F" w:rsidR="008265E3" w:rsidRPr="00C930BC" w:rsidRDefault="008265E3" w:rsidP="0000636F">
            <w:pPr>
              <w:spacing w:beforeLines="20" w:before="48" w:afterLines="20" w:after="48"/>
              <w:rPr>
                <w:rFonts w:cs="Helvetica"/>
                <w:b/>
                <w:bCs/>
              </w:rPr>
            </w:pPr>
            <w:r w:rsidRPr="00C930BC">
              <w:rPr>
                <w:rFonts w:cs="Helvetica"/>
              </w:rPr>
              <w:t>Pre-Consent Privacy Score</w:t>
            </w:r>
          </w:p>
        </w:tc>
      </w:tr>
      <w:tr w:rsidR="008265E3" w:rsidRPr="00C930BC" w14:paraId="60772A71" w14:textId="77777777" w:rsidTr="001B6005">
        <w:trPr>
          <w:jc w:val="center"/>
        </w:trPr>
        <w:tc>
          <w:tcPr>
            <w:tcW w:w="2297" w:type="dxa"/>
          </w:tcPr>
          <w:p w14:paraId="4C878071" w14:textId="2E5B2DD5" w:rsidR="008265E3" w:rsidRPr="00C930BC" w:rsidRDefault="008265E3" w:rsidP="0000636F">
            <w:pPr>
              <w:spacing w:beforeLines="20" w:before="48" w:afterLines="20" w:after="48"/>
              <w:rPr>
                <w:rFonts w:cs="Helvetica"/>
                <w:b/>
                <w:bCs/>
              </w:rPr>
            </w:pPr>
            <w:r w:rsidRPr="00C930BC">
              <w:rPr>
                <w:rFonts w:cs="Helvetica"/>
              </w:rPr>
              <w:t>www.facebook.com</w:t>
            </w:r>
          </w:p>
        </w:tc>
        <w:tc>
          <w:tcPr>
            <w:tcW w:w="1573" w:type="dxa"/>
          </w:tcPr>
          <w:p w14:paraId="0557528F" w14:textId="7D371BB1"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0206F3D2" w14:textId="68A8390A" w:rsidR="008265E3" w:rsidRPr="00C930BC" w:rsidRDefault="008265E3" w:rsidP="0000636F">
            <w:pPr>
              <w:spacing w:beforeLines="20" w:before="48" w:afterLines="20" w:after="48"/>
              <w:rPr>
                <w:rFonts w:cs="Helvetica"/>
                <w:b/>
                <w:bCs/>
              </w:rPr>
            </w:pPr>
            <w:r w:rsidRPr="00C930BC">
              <w:rPr>
                <w:rFonts w:cs="Helvetica"/>
              </w:rPr>
              <w:t>1</w:t>
            </w:r>
          </w:p>
        </w:tc>
        <w:tc>
          <w:tcPr>
            <w:tcW w:w="2057" w:type="dxa"/>
          </w:tcPr>
          <w:p w14:paraId="5FC477C9" w14:textId="18A12268" w:rsidR="008265E3" w:rsidRPr="00C930BC" w:rsidRDefault="008265E3" w:rsidP="0000636F">
            <w:pPr>
              <w:spacing w:beforeLines="20" w:before="48" w:afterLines="20" w:after="48"/>
              <w:rPr>
                <w:rFonts w:cs="Helvetica"/>
                <w:b/>
                <w:bCs/>
              </w:rPr>
            </w:pPr>
            <w:r w:rsidRPr="00C930BC">
              <w:rPr>
                <w:rFonts w:cs="Helvetica"/>
              </w:rPr>
              <w:t>1 (Social/Tracking)</w:t>
            </w:r>
          </w:p>
        </w:tc>
        <w:tc>
          <w:tcPr>
            <w:tcW w:w="1537" w:type="dxa"/>
          </w:tcPr>
          <w:p w14:paraId="0F343237" w14:textId="78B1A73A" w:rsidR="008265E3" w:rsidRPr="00C930BC" w:rsidRDefault="008265E3" w:rsidP="0000636F">
            <w:pPr>
              <w:spacing w:beforeLines="20" w:before="48" w:afterLines="20" w:after="48"/>
              <w:rPr>
                <w:rFonts w:cs="Helvetica"/>
                <w:b/>
                <w:bCs/>
              </w:rPr>
            </w:pPr>
            <w:r w:rsidRPr="00C930BC">
              <w:rPr>
                <w:rFonts w:cs="Helvetica"/>
              </w:rPr>
              <w:t>82 / 100</w:t>
            </w:r>
          </w:p>
        </w:tc>
      </w:tr>
      <w:tr w:rsidR="008265E3" w:rsidRPr="00C930BC" w14:paraId="138C71DF" w14:textId="77777777" w:rsidTr="001B6005">
        <w:trPr>
          <w:jc w:val="center"/>
        </w:trPr>
        <w:tc>
          <w:tcPr>
            <w:tcW w:w="2297" w:type="dxa"/>
          </w:tcPr>
          <w:p w14:paraId="05C5C570" w14:textId="526945CB" w:rsidR="008265E3" w:rsidRPr="00C930BC" w:rsidRDefault="008265E3" w:rsidP="0000636F">
            <w:pPr>
              <w:spacing w:beforeLines="20" w:before="48" w:afterLines="20" w:after="48"/>
              <w:rPr>
                <w:rFonts w:cs="Helvetica"/>
                <w:b/>
                <w:bCs/>
              </w:rPr>
            </w:pPr>
            <w:r w:rsidRPr="00C930BC">
              <w:rPr>
                <w:rFonts w:cs="Helvetica"/>
              </w:rPr>
              <w:t>openai.com</w:t>
            </w:r>
          </w:p>
        </w:tc>
        <w:tc>
          <w:tcPr>
            <w:tcW w:w="1573" w:type="dxa"/>
          </w:tcPr>
          <w:p w14:paraId="0F340B85" w14:textId="2BA761FA"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5AAA98C6" w14:textId="4F667682" w:rsidR="008265E3" w:rsidRPr="00C930BC" w:rsidRDefault="008265E3" w:rsidP="0000636F">
            <w:pPr>
              <w:spacing w:beforeLines="20" w:before="48" w:afterLines="20" w:after="48"/>
              <w:rPr>
                <w:rFonts w:cs="Helvetica"/>
                <w:b/>
                <w:bCs/>
              </w:rPr>
            </w:pPr>
            <w:r w:rsidRPr="00C930BC">
              <w:rPr>
                <w:rFonts w:cs="Helvetica"/>
              </w:rPr>
              <w:t>4</w:t>
            </w:r>
          </w:p>
        </w:tc>
        <w:tc>
          <w:tcPr>
            <w:tcW w:w="2057" w:type="dxa"/>
          </w:tcPr>
          <w:p w14:paraId="5DB3CB41" w14:textId="28DD2608" w:rsidR="008265E3" w:rsidRPr="00C930BC" w:rsidRDefault="008265E3" w:rsidP="0000636F">
            <w:pPr>
              <w:spacing w:beforeLines="20" w:before="48" w:afterLines="20" w:after="48"/>
              <w:rPr>
                <w:rFonts w:cs="Helvetica"/>
                <w:b/>
                <w:bCs/>
              </w:rPr>
            </w:pPr>
            <w:r w:rsidRPr="00C930BC">
              <w:rPr>
                <w:rFonts w:cs="Helvetica"/>
              </w:rPr>
              <w:t>4 (Analytics/Social)</w:t>
            </w:r>
          </w:p>
        </w:tc>
        <w:tc>
          <w:tcPr>
            <w:tcW w:w="1537" w:type="dxa"/>
          </w:tcPr>
          <w:p w14:paraId="558968F5" w14:textId="4708BB5A" w:rsidR="008265E3" w:rsidRPr="00C930BC" w:rsidRDefault="008265E3" w:rsidP="0000636F">
            <w:pPr>
              <w:spacing w:beforeLines="20" w:before="48" w:afterLines="20" w:after="48"/>
              <w:rPr>
                <w:rFonts w:cs="Helvetica"/>
                <w:b/>
                <w:bCs/>
              </w:rPr>
            </w:pPr>
            <w:r w:rsidRPr="00C930BC">
              <w:rPr>
                <w:rFonts w:cs="Helvetica"/>
              </w:rPr>
              <w:t>81 / 100</w:t>
            </w:r>
          </w:p>
        </w:tc>
      </w:tr>
      <w:tr w:rsidR="008265E3" w:rsidRPr="00C930BC" w14:paraId="7DB02AAE" w14:textId="77777777" w:rsidTr="001B6005">
        <w:trPr>
          <w:jc w:val="center"/>
        </w:trPr>
        <w:tc>
          <w:tcPr>
            <w:tcW w:w="2297" w:type="dxa"/>
          </w:tcPr>
          <w:p w14:paraId="7A01E8ED" w14:textId="3508393F" w:rsidR="008265E3" w:rsidRPr="00C930BC" w:rsidRDefault="008265E3" w:rsidP="0000636F">
            <w:pPr>
              <w:spacing w:beforeLines="20" w:before="48" w:afterLines="20" w:after="48"/>
              <w:rPr>
                <w:rFonts w:cs="Helvetica"/>
                <w:b/>
                <w:bCs/>
              </w:rPr>
            </w:pPr>
            <w:r w:rsidRPr="00C930BC">
              <w:rPr>
                <w:rFonts w:cs="Helvetica"/>
              </w:rPr>
              <w:t>www.tiktok.com</w:t>
            </w:r>
          </w:p>
        </w:tc>
        <w:tc>
          <w:tcPr>
            <w:tcW w:w="1573" w:type="dxa"/>
          </w:tcPr>
          <w:p w14:paraId="3651BB71" w14:textId="1788FFA7"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7890B4E4" w14:textId="7DC4745E" w:rsidR="008265E3" w:rsidRPr="00C930BC" w:rsidRDefault="008265E3" w:rsidP="0000636F">
            <w:pPr>
              <w:spacing w:beforeLines="20" w:before="48" w:afterLines="20" w:after="48"/>
              <w:rPr>
                <w:rFonts w:cs="Helvetica"/>
                <w:b/>
                <w:bCs/>
              </w:rPr>
            </w:pPr>
            <w:r w:rsidRPr="00C930BC">
              <w:rPr>
                <w:rFonts w:cs="Helvetica"/>
              </w:rPr>
              <w:t>52</w:t>
            </w:r>
          </w:p>
        </w:tc>
        <w:tc>
          <w:tcPr>
            <w:tcW w:w="2057" w:type="dxa"/>
          </w:tcPr>
          <w:p w14:paraId="62787CAC" w14:textId="74B13E05" w:rsidR="008265E3" w:rsidRPr="00C930BC" w:rsidRDefault="008265E3" w:rsidP="0000636F">
            <w:pPr>
              <w:spacing w:beforeLines="20" w:before="48" w:afterLines="20" w:after="48"/>
              <w:rPr>
                <w:rFonts w:cs="Helvetica"/>
                <w:b/>
                <w:bCs/>
              </w:rPr>
            </w:pPr>
            <w:r w:rsidRPr="00C930BC">
              <w:rPr>
                <w:rFonts w:cs="Helvetica"/>
              </w:rPr>
              <w:t>44 (Social/Tracking)</w:t>
            </w:r>
          </w:p>
        </w:tc>
        <w:tc>
          <w:tcPr>
            <w:tcW w:w="1537" w:type="dxa"/>
          </w:tcPr>
          <w:p w14:paraId="4353B76A" w14:textId="4EA53A08" w:rsidR="008265E3" w:rsidRPr="00C930BC" w:rsidRDefault="008265E3" w:rsidP="0000636F">
            <w:pPr>
              <w:spacing w:beforeLines="20" w:before="48" w:afterLines="20" w:after="48"/>
              <w:rPr>
                <w:rFonts w:cs="Helvetica"/>
                <w:b/>
                <w:bCs/>
              </w:rPr>
            </w:pPr>
            <w:r w:rsidRPr="00C930BC">
              <w:rPr>
                <w:rFonts w:cs="Helvetica"/>
              </w:rPr>
              <w:t>30 / 100</w:t>
            </w:r>
          </w:p>
        </w:tc>
      </w:tr>
      <w:tr w:rsidR="008265E3" w:rsidRPr="00C930BC" w14:paraId="0211BC14" w14:textId="77777777" w:rsidTr="001B6005">
        <w:trPr>
          <w:jc w:val="center"/>
        </w:trPr>
        <w:tc>
          <w:tcPr>
            <w:tcW w:w="2297" w:type="dxa"/>
          </w:tcPr>
          <w:p w14:paraId="122BBD35" w14:textId="33B01442" w:rsidR="008265E3" w:rsidRPr="00C930BC" w:rsidRDefault="008265E3" w:rsidP="0000636F">
            <w:pPr>
              <w:spacing w:beforeLines="20" w:before="48" w:afterLines="20" w:after="48"/>
              <w:rPr>
                <w:rFonts w:cs="Helvetica"/>
                <w:b/>
                <w:bCs/>
              </w:rPr>
            </w:pPr>
            <w:r w:rsidRPr="00C930BC">
              <w:rPr>
                <w:rFonts w:cs="Helvetica"/>
              </w:rPr>
              <w:t>www.temu.com</w:t>
            </w:r>
          </w:p>
        </w:tc>
        <w:tc>
          <w:tcPr>
            <w:tcW w:w="1573" w:type="dxa"/>
          </w:tcPr>
          <w:p w14:paraId="3306499C" w14:textId="0505E92B"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1342B7B9" w14:textId="4ECECB25" w:rsidR="008265E3" w:rsidRPr="00C930BC" w:rsidRDefault="008265E3" w:rsidP="0000636F">
            <w:pPr>
              <w:spacing w:beforeLines="20" w:before="48" w:afterLines="20" w:after="48"/>
              <w:rPr>
                <w:rFonts w:cs="Helvetica"/>
                <w:b/>
                <w:bCs/>
              </w:rPr>
            </w:pPr>
            <w:r w:rsidRPr="00C930BC">
              <w:rPr>
                <w:rFonts w:cs="Helvetica"/>
              </w:rPr>
              <w:t>14</w:t>
            </w:r>
          </w:p>
        </w:tc>
        <w:tc>
          <w:tcPr>
            <w:tcW w:w="2057" w:type="dxa"/>
          </w:tcPr>
          <w:p w14:paraId="018EE3B7" w14:textId="6E5430F1" w:rsidR="008265E3" w:rsidRPr="00C930BC" w:rsidRDefault="008265E3" w:rsidP="0000636F">
            <w:pPr>
              <w:spacing w:beforeLines="20" w:before="48" w:afterLines="20" w:after="48"/>
              <w:rPr>
                <w:rFonts w:cs="Helvetica"/>
                <w:b/>
                <w:bCs/>
              </w:rPr>
            </w:pPr>
            <w:r w:rsidRPr="00C930BC">
              <w:rPr>
                <w:rFonts w:cs="Helvetica"/>
              </w:rPr>
              <w:t>8 (Tracking/Ads)</w:t>
            </w:r>
          </w:p>
        </w:tc>
        <w:tc>
          <w:tcPr>
            <w:tcW w:w="1537" w:type="dxa"/>
          </w:tcPr>
          <w:p w14:paraId="61C29D19" w14:textId="2EE679F9" w:rsidR="008265E3" w:rsidRPr="00C930BC" w:rsidRDefault="008265E3" w:rsidP="0000636F">
            <w:pPr>
              <w:keepNext/>
              <w:spacing w:beforeLines="20" w:before="48" w:afterLines="20" w:after="48"/>
              <w:rPr>
                <w:rFonts w:cs="Helvetica"/>
                <w:b/>
                <w:bCs/>
              </w:rPr>
            </w:pPr>
            <w:r w:rsidRPr="00C930BC">
              <w:rPr>
                <w:rFonts w:cs="Helvetica"/>
              </w:rPr>
              <w:t>27 / 100</w:t>
            </w:r>
          </w:p>
        </w:tc>
      </w:tr>
    </w:tbl>
    <w:p w14:paraId="7CA1DC82" w14:textId="235FCAFA" w:rsidR="00906EDC" w:rsidRPr="00C930BC" w:rsidRDefault="00906EDC" w:rsidP="0000636F">
      <w:pPr>
        <w:spacing w:beforeLines="20" w:before="48" w:afterLines="20" w:after="48" w:line="240" w:lineRule="auto"/>
        <w:rPr>
          <w:rFonts w:cs="Helvetica"/>
          <w:i/>
          <w:iCs/>
          <w:color w:val="7F7F7F" w:themeColor="text1" w:themeTint="80"/>
          <w:sz w:val="18"/>
          <w:szCs w:val="18"/>
        </w:rPr>
      </w:pPr>
      <w:r w:rsidRPr="00C930BC">
        <w:rPr>
          <w:rFonts w:cs="Helvetica"/>
          <w:i/>
          <w:iCs/>
          <w:color w:val="7F7F7F" w:themeColor="text1" w:themeTint="80"/>
          <w:sz w:val="18"/>
          <w:szCs w:val="18"/>
        </w:rPr>
        <w:t>Source: Dynamic auditing via the Cookie Trax application.</w:t>
      </w:r>
    </w:p>
    <w:p w14:paraId="2CFA8E52" w14:textId="77777777" w:rsidR="00686C36" w:rsidRPr="00C930BC" w:rsidRDefault="00686C36" w:rsidP="0000636F">
      <w:pPr>
        <w:spacing w:beforeLines="20" w:before="48" w:afterLines="20" w:after="48" w:line="240" w:lineRule="auto"/>
        <w:rPr>
          <w:rFonts w:cs="Helvetica"/>
          <w:i/>
          <w:iCs/>
          <w:color w:val="7F7F7F" w:themeColor="text1" w:themeTint="80"/>
          <w:sz w:val="18"/>
          <w:szCs w:val="18"/>
        </w:rPr>
      </w:pPr>
    </w:p>
    <w:p w14:paraId="486E10DF" w14:textId="165860E5" w:rsidR="00475A0B" w:rsidRPr="00C930BC" w:rsidRDefault="00906EDC" w:rsidP="0000636F">
      <w:pPr>
        <w:spacing w:beforeLines="20" w:before="48" w:afterLines="20" w:after="48" w:line="240" w:lineRule="auto"/>
        <w:rPr>
          <w:rFonts w:cs="Helvetica"/>
        </w:rPr>
      </w:pPr>
      <w:r w:rsidRPr="00C930BC">
        <w:rPr>
          <w:rFonts w:cs="Helvetica"/>
        </w:rPr>
        <w:t xml:space="preserve">As </w:t>
      </w:r>
      <w:r w:rsidR="00F12927" w:rsidRPr="00C930BC">
        <w:rPr>
          <w:rFonts w:cs="Helvetica"/>
        </w:rPr>
        <w:t>shown in Table 4, all tested domain-initiated tracking payloads were sent before user approval, indicating systemic noncompliance</w:t>
      </w:r>
      <w:r w:rsidRPr="00C930BC">
        <w:rPr>
          <w:rFonts w:cs="Helvetica"/>
        </w:rPr>
        <w:t xml:space="preserve"> with default privacy standards.</w:t>
      </w:r>
    </w:p>
    <w:p w14:paraId="5A112682" w14:textId="77777777" w:rsidR="005127EB" w:rsidRPr="00C930BC" w:rsidRDefault="005127EB" w:rsidP="0000636F">
      <w:pPr>
        <w:spacing w:beforeLines="20" w:before="48" w:afterLines="20" w:after="48" w:line="240" w:lineRule="auto"/>
        <w:rPr>
          <w:rFonts w:cs="Helvetica"/>
        </w:rPr>
      </w:pPr>
      <w:r w:rsidRPr="00C930BC">
        <w:rPr>
          <w:rFonts w:cs="Helvetica"/>
        </w:rPr>
        <w:t xml:space="preserve"> </w:t>
      </w:r>
    </w:p>
    <w:p w14:paraId="01F5ACA5" w14:textId="77777777" w:rsidR="005127EB" w:rsidRPr="00C930BC" w:rsidRDefault="005127EB" w:rsidP="0000636F">
      <w:pPr>
        <w:pStyle w:val="Heading2"/>
        <w:rPr>
          <w:rFonts w:cs="Helvetica"/>
          <w:b/>
          <w:bCs/>
        </w:rPr>
      </w:pPr>
      <w:bookmarkStart w:id="100" w:name="_Toc231230201"/>
      <w:bookmarkStart w:id="101" w:name="_Toc231563257"/>
      <w:r w:rsidRPr="00C930BC">
        <w:rPr>
          <w:rFonts w:cs="Helvetica"/>
          <w:b/>
          <w:bCs/>
        </w:rPr>
        <w:t>4.4. Visual Diagnostics: The Application Interface</w:t>
      </w:r>
      <w:bookmarkEnd w:id="100"/>
      <w:bookmarkEnd w:id="101"/>
    </w:p>
    <w:p w14:paraId="38C26935" w14:textId="1FB0E448" w:rsidR="00023996" w:rsidRPr="00C930BC" w:rsidRDefault="00FF3749" w:rsidP="0000636F">
      <w:pPr>
        <w:keepNext/>
        <w:rPr>
          <w:rFonts w:cs="Helvetica"/>
        </w:rPr>
      </w:pPr>
      <w:r w:rsidRPr="00C930BC">
        <w:rPr>
          <w:rFonts w:cs="Helvetica"/>
          <w:noProof/>
          <w:szCs w:val="24"/>
        </w:rPr>
        <w:drawing>
          <wp:anchor distT="0" distB="0" distL="0" distR="0" simplePos="0" relativeHeight="251659264" behindDoc="1" locked="0" layoutInCell="1" allowOverlap="1" wp14:anchorId="60E2C2F1" wp14:editId="674AFD81">
            <wp:simplePos x="0" y="0"/>
            <wp:positionH relativeFrom="page">
              <wp:posOffset>1281405</wp:posOffset>
            </wp:positionH>
            <wp:positionV relativeFrom="paragraph">
              <wp:posOffset>1120178</wp:posOffset>
            </wp:positionV>
            <wp:extent cx="4750448" cy="353425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750448" cy="3534251"/>
                    </a:xfrm>
                    <a:prstGeom prst="rect">
                      <a:avLst/>
                    </a:prstGeom>
                  </pic:spPr>
                </pic:pic>
              </a:graphicData>
            </a:graphic>
          </wp:anchor>
        </w:drawing>
      </w:r>
      <w:r w:rsidR="00E61B5E" w:rsidRPr="00C930BC">
        <w:rPr>
          <w:rFonts w:cs="Helvetica"/>
        </w:rPr>
        <w:t>The Privacy Policy Analyzer &amp; Cookie Trax was created using a risk-tiering, traffic-light-inspired graphical user interface (GUI) to successfully close the gap between complicated legal material and user comprehension. Through the extension's popup dashboard, the end-user is shown the combined empirical findings of the dynamic cookie auditing and the NLP scoring.</w:t>
      </w:r>
      <w:r w:rsidR="00E61B5E" w:rsidRPr="00C930BC">
        <w:rPr>
          <w:rFonts w:cs="Helvetica"/>
          <w:noProof/>
          <w:szCs w:val="24"/>
        </w:rPr>
        <w:t xml:space="preserve"> </w:t>
      </w:r>
    </w:p>
    <w:p w14:paraId="63E0581C" w14:textId="4AB465D2" w:rsidR="00023996" w:rsidRPr="00C930BC" w:rsidRDefault="00023996" w:rsidP="0000636F">
      <w:pPr>
        <w:spacing w:beforeLines="20" w:before="48" w:afterLines="20" w:after="48" w:line="240" w:lineRule="auto"/>
        <w:rPr>
          <w:rFonts w:cs="Helvetica"/>
          <w:i/>
          <w:iCs/>
          <w:color w:val="7F7F7F" w:themeColor="text1" w:themeTint="80"/>
          <w:sz w:val="18"/>
          <w:szCs w:val="18"/>
        </w:rPr>
      </w:pPr>
      <w:bookmarkStart w:id="102" w:name="_Toc231563066"/>
      <w:r w:rsidRPr="00C930BC">
        <w:rPr>
          <w:rFonts w:cs="Helvetica"/>
          <w:i/>
          <w:iCs/>
          <w:color w:val="7F7F7F" w:themeColor="text1" w:themeTint="80"/>
          <w:sz w:val="18"/>
          <w:szCs w:val="18"/>
        </w:rPr>
        <w:t xml:space="preserve">Figure </w:t>
      </w:r>
      <w:r w:rsidRPr="00C930BC">
        <w:rPr>
          <w:rFonts w:cs="Helvetica"/>
          <w:i/>
          <w:iCs/>
          <w:color w:val="7F7F7F" w:themeColor="text1" w:themeTint="80"/>
          <w:sz w:val="18"/>
          <w:szCs w:val="18"/>
        </w:rPr>
        <w:fldChar w:fldCharType="begin"/>
      </w:r>
      <w:r w:rsidRPr="00C930BC">
        <w:rPr>
          <w:rFonts w:cs="Helvetica"/>
          <w:i/>
          <w:iCs/>
          <w:color w:val="7F7F7F" w:themeColor="text1" w:themeTint="80"/>
          <w:sz w:val="18"/>
          <w:szCs w:val="18"/>
        </w:rPr>
        <w:instrText xml:space="preserve"> SEQ Figure \* ARABIC </w:instrText>
      </w:r>
      <w:r w:rsidRPr="00C930BC">
        <w:rPr>
          <w:rFonts w:cs="Helvetica"/>
          <w:i/>
          <w:iCs/>
          <w:color w:val="7F7F7F" w:themeColor="text1" w:themeTint="80"/>
          <w:sz w:val="18"/>
          <w:szCs w:val="18"/>
        </w:rPr>
        <w:fldChar w:fldCharType="separate"/>
      </w:r>
      <w:r w:rsidR="007A7268" w:rsidRPr="00C930BC">
        <w:rPr>
          <w:rFonts w:cs="Helvetica"/>
          <w:i/>
          <w:iCs/>
          <w:noProof/>
          <w:color w:val="7F7F7F" w:themeColor="text1" w:themeTint="80"/>
          <w:sz w:val="18"/>
          <w:szCs w:val="18"/>
        </w:rPr>
        <w:t>2</w:t>
      </w:r>
      <w:r w:rsidRPr="00C930BC">
        <w:rPr>
          <w:rFonts w:cs="Helvetica"/>
          <w:i/>
          <w:iCs/>
          <w:color w:val="7F7F7F" w:themeColor="text1" w:themeTint="80"/>
          <w:sz w:val="18"/>
          <w:szCs w:val="18"/>
        </w:rPr>
        <w:fldChar w:fldCharType="end"/>
      </w:r>
      <w:r w:rsidRPr="00C930BC">
        <w:rPr>
          <w:rFonts w:cs="Helvetica"/>
          <w:i/>
          <w:iCs/>
          <w:color w:val="7F7F7F" w:themeColor="text1" w:themeTint="80"/>
          <w:sz w:val="18"/>
          <w:szCs w:val="18"/>
        </w:rPr>
        <w:t>. Application dashboard rendering a comparative compliance analysis between a low-risk domain (down) and a high-risk domain (up)</w:t>
      </w:r>
      <w:bookmarkEnd w:id="102"/>
    </w:p>
    <w:p w14:paraId="2EBBBAE4" w14:textId="77777777" w:rsidR="00023996" w:rsidRPr="00C930BC" w:rsidRDefault="00023996" w:rsidP="0000636F">
      <w:pPr>
        <w:spacing w:beforeLines="20" w:before="48" w:afterLines="20" w:after="48" w:line="240" w:lineRule="auto"/>
        <w:rPr>
          <w:rFonts w:cs="Helvetica"/>
          <w:i/>
          <w:iCs/>
          <w:color w:val="7F7F7F" w:themeColor="text1" w:themeTint="80"/>
          <w:sz w:val="18"/>
          <w:szCs w:val="18"/>
        </w:rPr>
      </w:pPr>
    </w:p>
    <w:p w14:paraId="567F8C14" w14:textId="78481BEF" w:rsidR="00E61B5E" w:rsidRPr="00C930BC" w:rsidRDefault="00E61B5E" w:rsidP="00AA4F42">
      <w:pPr>
        <w:spacing w:line="240" w:lineRule="auto"/>
        <w:rPr>
          <w:ins w:id="103" w:author="Diana Mitea" w:date="2026-06-13T15:48:00Z"/>
          <w:rFonts w:cs="Helvetica"/>
        </w:rPr>
        <w:pPrChange w:id="104" w:author="Diana Mitea" w:date="2026-06-13T15:48:00Z">
          <w:pPr/>
        </w:pPrChange>
      </w:pPr>
      <w:r w:rsidRPr="00C930BC">
        <w:rPr>
          <w:rFonts w:cs="Helvetica"/>
        </w:rPr>
        <w:t xml:space="preserve">As illustrated in Figure 2, the interface immediately alerts the user to the underlying technical reality of the domain. By visualizing the discrepancy between the stated privacy score and </w:t>
      </w:r>
      <w:r w:rsidRPr="00C930BC">
        <w:rPr>
          <w:rFonts w:cs="Helvetica"/>
        </w:rPr>
        <w:lastRenderedPageBreak/>
        <w:t>the live tracking payload, the application successfully neutralizes the information friction caused by verbose legal texts.</w:t>
      </w:r>
    </w:p>
    <w:p w14:paraId="23F6EE72" w14:textId="4B69D758" w:rsidR="00AA4F42" w:rsidRPr="00C930BC" w:rsidRDefault="00AA4F42" w:rsidP="001864B8">
      <w:pPr>
        <w:spacing w:beforeLines="20" w:before="48" w:afterLines="20" w:after="48" w:line="240" w:lineRule="auto"/>
        <w:rPr>
          <w:ins w:id="105" w:author="Diana Mitea" w:date="2026-06-13T15:48:00Z"/>
          <w:rFonts w:cs="Helvetica"/>
        </w:rPr>
      </w:pPr>
      <w:ins w:id="106" w:author="Diana Mitea" w:date="2026-06-13T15:48:00Z">
        <w:r w:rsidRPr="00C930BC">
          <w:rPr>
            <w:rFonts w:cs="Helvetica"/>
          </w:rPr>
          <w:t>To achieve this reduction in cognitive load, the dashboard is structurally bifurcated into two primary diagnostic views: the 'Policy' tab and the 'Cookies' tab. The 'Policy' interface distils the dense, multi-page legal document into a singular, quantifiable score out of 100, explicitly highlighting the exact frequency of critical risk flags (such as third-party data sales or location tracking). Conversely, the 'Cookies' interface provides a real-time, categorized ledger of the browser's storage APIs, sorting active payloads into Functional, Analytics, or Tracking categories.</w:t>
        </w:r>
      </w:ins>
    </w:p>
    <w:p w14:paraId="0164AAD2" w14:textId="5326572A" w:rsidR="00AA4F42" w:rsidRPr="00C930BC" w:rsidRDefault="00AA4F42" w:rsidP="001864B8">
      <w:pPr>
        <w:spacing w:beforeLines="20" w:before="48" w:afterLines="20" w:after="48" w:line="240" w:lineRule="auto"/>
        <w:rPr>
          <w:rFonts w:cs="Helvetica"/>
        </w:rPr>
      </w:pPr>
      <w:ins w:id="107" w:author="Diana Mitea" w:date="2026-06-13T15:48:00Z">
        <w:r w:rsidRPr="00C930BC">
          <w:rPr>
            <w:rFonts w:cs="Helvetica"/>
          </w:rPr>
          <w:t>Furthermore, the implementation of the traffic-light heuristic—Red for High Risk/Non-Compliant, and Green for Compliant—serves as a critical translation layer. Average internet users lack the technical literacy required to interpret raw Document Object Model (DOM) events, background JavaScript executions, or JSON-formatted web storage strings. By rendering these invisible background processes into immediate, colour-coded alerts (such as the explicit "COOKIE BANNER DETECTED" warning juxtaposed against the number of active trackers), the application bridges the gap between complex software engineering and user accessibility. This design paradigm ensures that digital autonomy is not restricted to technical experts, effectively democratizing data privacy oversight.</w:t>
        </w:r>
      </w:ins>
    </w:p>
    <w:p w14:paraId="3ECE56BF" w14:textId="0CE2BF9F" w:rsidR="00023996" w:rsidRPr="00C930BC" w:rsidRDefault="00023996" w:rsidP="0000636F">
      <w:pPr>
        <w:spacing w:beforeLines="20" w:before="48" w:afterLines="20" w:after="48" w:line="240" w:lineRule="auto"/>
        <w:rPr>
          <w:rFonts w:cs="Helvetica"/>
        </w:rPr>
      </w:pPr>
    </w:p>
    <w:p w14:paraId="71DDEF41" w14:textId="3D48E1D5" w:rsidR="00023996" w:rsidRPr="00C930BC" w:rsidRDefault="00023996" w:rsidP="0000636F">
      <w:pPr>
        <w:pStyle w:val="Heading2"/>
        <w:rPr>
          <w:rFonts w:cs="Helvetica"/>
          <w:b/>
          <w:bCs/>
        </w:rPr>
      </w:pPr>
      <w:bookmarkStart w:id="108" w:name="_Toc231230202"/>
      <w:bookmarkStart w:id="109" w:name="_Toc231563258"/>
      <w:r w:rsidRPr="00C930BC">
        <w:rPr>
          <w:rFonts w:cs="Helvetica"/>
          <w:b/>
          <w:bCs/>
        </w:rPr>
        <w:t>4.5 Live DOM Auditing: Capturing Evasion Tactics</w:t>
      </w:r>
      <w:bookmarkEnd w:id="108"/>
      <w:bookmarkEnd w:id="109"/>
    </w:p>
    <w:p w14:paraId="300C8AFD" w14:textId="766502C4" w:rsidR="00023996" w:rsidRPr="00C930BC" w:rsidRDefault="00E61B5E" w:rsidP="0000636F">
      <w:pPr>
        <w:rPr>
          <w:rFonts w:cs="Helvetica"/>
        </w:rPr>
      </w:pPr>
      <w:r w:rsidRPr="00C930BC">
        <w:rPr>
          <w:rFonts w:cs="Helvetica"/>
        </w:rPr>
        <w:t>Demonstrating the application's capacity to identify evasive tracking designs, particularly pre-consent local storage injections, was a crucial part of the outcomes. The application's background scripts recorded the precise time tracking payloads circumvented the Consent Management Platform (CMP) in order to demonstrate the existence of "compliance theatre."</w:t>
      </w:r>
    </w:p>
    <w:p w14:paraId="098182CA" w14:textId="77777777" w:rsidR="00023996" w:rsidRPr="00C930BC" w:rsidRDefault="00023996" w:rsidP="0000636F">
      <w:pPr>
        <w:keepNext/>
        <w:rPr>
          <w:rFonts w:cs="Helvetica"/>
        </w:rPr>
      </w:pPr>
      <w:r w:rsidRPr="00C930BC">
        <w:rPr>
          <w:rFonts w:cs="Helvetica"/>
          <w:noProof/>
        </w:rPr>
        <w:drawing>
          <wp:inline distT="0" distB="0" distL="0" distR="0" wp14:anchorId="319FF5D8" wp14:editId="16993007">
            <wp:extent cx="6120130" cy="3128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128645"/>
                    </a:xfrm>
                    <a:prstGeom prst="rect">
                      <a:avLst/>
                    </a:prstGeom>
                  </pic:spPr>
                </pic:pic>
              </a:graphicData>
            </a:graphic>
          </wp:inline>
        </w:drawing>
      </w:r>
    </w:p>
    <w:p w14:paraId="1BC646EE" w14:textId="16DC5298" w:rsidR="00023996" w:rsidRPr="00C930BC" w:rsidRDefault="00023996" w:rsidP="0000636F">
      <w:pPr>
        <w:spacing w:beforeLines="20" w:before="48" w:afterLines="20" w:after="48" w:line="240" w:lineRule="auto"/>
        <w:rPr>
          <w:rFonts w:cs="Helvetica"/>
          <w:i/>
          <w:iCs/>
          <w:color w:val="7F7F7F" w:themeColor="text1" w:themeTint="80"/>
          <w:sz w:val="18"/>
          <w:szCs w:val="18"/>
        </w:rPr>
      </w:pPr>
      <w:bookmarkStart w:id="110" w:name="_Toc231563067"/>
      <w:r w:rsidRPr="00C930BC">
        <w:rPr>
          <w:rFonts w:cs="Helvetica"/>
          <w:i/>
          <w:iCs/>
          <w:color w:val="7F7F7F" w:themeColor="text1" w:themeTint="80"/>
          <w:sz w:val="18"/>
          <w:szCs w:val="18"/>
        </w:rPr>
        <w:t xml:space="preserve">Figure </w:t>
      </w:r>
      <w:r w:rsidRPr="00C930BC">
        <w:rPr>
          <w:rFonts w:cs="Helvetica"/>
          <w:i/>
          <w:iCs/>
          <w:color w:val="7F7F7F" w:themeColor="text1" w:themeTint="80"/>
          <w:sz w:val="18"/>
          <w:szCs w:val="18"/>
        </w:rPr>
        <w:fldChar w:fldCharType="begin"/>
      </w:r>
      <w:r w:rsidRPr="00C930BC">
        <w:rPr>
          <w:rFonts w:cs="Helvetica"/>
          <w:i/>
          <w:iCs/>
          <w:color w:val="7F7F7F" w:themeColor="text1" w:themeTint="80"/>
          <w:sz w:val="18"/>
          <w:szCs w:val="18"/>
        </w:rPr>
        <w:instrText xml:space="preserve"> SEQ Figure \* ARABIC </w:instrText>
      </w:r>
      <w:r w:rsidRPr="00C930BC">
        <w:rPr>
          <w:rFonts w:cs="Helvetica"/>
          <w:i/>
          <w:iCs/>
          <w:color w:val="7F7F7F" w:themeColor="text1" w:themeTint="80"/>
          <w:sz w:val="18"/>
          <w:szCs w:val="18"/>
        </w:rPr>
        <w:fldChar w:fldCharType="separate"/>
      </w:r>
      <w:r w:rsidR="007A7268" w:rsidRPr="00C930BC">
        <w:rPr>
          <w:rFonts w:cs="Helvetica"/>
          <w:i/>
          <w:iCs/>
          <w:noProof/>
          <w:color w:val="7F7F7F" w:themeColor="text1" w:themeTint="80"/>
          <w:sz w:val="18"/>
          <w:szCs w:val="18"/>
        </w:rPr>
        <w:t>3</w:t>
      </w:r>
      <w:r w:rsidRPr="00C930BC">
        <w:rPr>
          <w:rFonts w:cs="Helvetica"/>
          <w:i/>
          <w:iCs/>
          <w:color w:val="7F7F7F" w:themeColor="text1" w:themeTint="80"/>
          <w:sz w:val="18"/>
          <w:szCs w:val="18"/>
        </w:rPr>
        <w:fldChar w:fldCharType="end"/>
      </w:r>
      <w:r w:rsidRPr="00C930BC">
        <w:rPr>
          <w:rFonts w:cs="Helvetica"/>
          <w:i/>
          <w:iCs/>
          <w:color w:val="7F7F7F" w:themeColor="text1" w:themeTint="80"/>
          <w:sz w:val="18"/>
          <w:szCs w:val="18"/>
        </w:rPr>
        <w:t>. Diagnostic view of pre-consent local storage injection, demonstrating tracking initialization prior to user authorization.</w:t>
      </w:r>
      <w:bookmarkEnd w:id="110"/>
    </w:p>
    <w:p w14:paraId="1D595196" w14:textId="77777777" w:rsidR="001C06BB" w:rsidRPr="00C930BC" w:rsidRDefault="001C06BB" w:rsidP="0000636F">
      <w:pPr>
        <w:spacing w:beforeLines="20" w:before="48" w:afterLines="20" w:after="48" w:line="240" w:lineRule="auto"/>
        <w:rPr>
          <w:rFonts w:cs="Helvetica"/>
          <w:i/>
          <w:iCs/>
          <w:color w:val="7F7F7F" w:themeColor="text1" w:themeTint="80"/>
          <w:sz w:val="18"/>
          <w:szCs w:val="18"/>
        </w:rPr>
      </w:pPr>
    </w:p>
    <w:p w14:paraId="4C4AAF41" w14:textId="60A7388D" w:rsidR="00F44727" w:rsidRPr="00C930BC" w:rsidRDefault="00E61B5E" w:rsidP="0000636F">
      <w:pPr>
        <w:rPr>
          <w:rFonts w:cs="Helvetica"/>
        </w:rPr>
      </w:pPr>
      <w:r w:rsidRPr="00C930BC">
        <w:rPr>
          <w:rFonts w:cs="Helvetica"/>
        </w:rPr>
        <w:t xml:space="preserve">Figure 3 provides empirical proof of the compliance evasion detailed in Chapter 2. While the user interface displays a pending consent state, the underlying Document Object Model (DOM) and storage APIs have already been compromised. The application's ability to </w:t>
      </w:r>
      <w:r w:rsidRPr="00C930BC">
        <w:rPr>
          <w:rFonts w:cs="Helvetica"/>
        </w:rPr>
        <w:lastRenderedPageBreak/>
        <w:t>expose these hidden payloads in real-time validates the necessity of client-side dynamic auditing over traditional, manual policy reviews.</w:t>
      </w:r>
    </w:p>
    <w:p w14:paraId="69E67B0A" w14:textId="65AC47B2" w:rsidR="00F44727" w:rsidRPr="00C930BC" w:rsidRDefault="00F44727" w:rsidP="0000636F">
      <w:pPr>
        <w:pStyle w:val="Heading2"/>
        <w:rPr>
          <w:rFonts w:cs="Helvetica"/>
          <w:b/>
          <w:bCs/>
        </w:rPr>
      </w:pPr>
      <w:bookmarkStart w:id="111" w:name="_Toc231230203"/>
      <w:bookmarkStart w:id="112" w:name="_Toc231563259"/>
      <w:r w:rsidRPr="00C930BC">
        <w:rPr>
          <w:rFonts w:cs="Helvetica"/>
          <w:b/>
          <w:bCs/>
        </w:rPr>
        <w:t>4.6 Dark Pattern Typology in Consent Banners</w:t>
      </w:r>
      <w:bookmarkEnd w:id="111"/>
      <w:bookmarkEnd w:id="112"/>
    </w:p>
    <w:p w14:paraId="1D475494" w14:textId="5B9DC6CC" w:rsidR="00F44727" w:rsidRPr="00C930BC" w:rsidRDefault="00E61B5E" w:rsidP="0000636F">
      <w:pPr>
        <w:rPr>
          <w:rFonts w:cs="Helvetica"/>
        </w:rPr>
      </w:pPr>
      <w:r w:rsidRPr="00C930BC">
        <w:rPr>
          <w:rFonts w:cs="Helvetica"/>
        </w:rPr>
        <w:t>In addition to automated technical checks, a manual visual inspection of the benchmark dataset's consent banners was performed to identify the deceptive design methods used to secure data extraction. The most common Dark Pattern found throughout the 15 domains was Visual Interference, which was paired with Click Fatigue.</w:t>
      </w:r>
    </w:p>
    <w:p w14:paraId="115D47EB" w14:textId="77777777" w:rsidR="00864301" w:rsidRPr="00C930BC" w:rsidRDefault="00864301" w:rsidP="0000636F">
      <w:pPr>
        <w:keepNext/>
        <w:rPr>
          <w:rFonts w:cs="Helvetica"/>
        </w:rPr>
      </w:pPr>
      <w:r w:rsidRPr="00C930BC">
        <w:rPr>
          <w:rFonts w:cs="Helvetica"/>
          <w:noProof/>
        </w:rPr>
        <w:drawing>
          <wp:inline distT="0" distB="0" distL="0" distR="0" wp14:anchorId="78C81CD9" wp14:editId="5531F31A">
            <wp:extent cx="6120130" cy="367047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9668" cy="3676199"/>
                    </a:xfrm>
                    <a:prstGeom prst="rect">
                      <a:avLst/>
                    </a:prstGeom>
                  </pic:spPr>
                </pic:pic>
              </a:graphicData>
            </a:graphic>
          </wp:inline>
        </w:drawing>
      </w:r>
    </w:p>
    <w:p w14:paraId="53C1391D" w14:textId="069B9C18" w:rsidR="00864301" w:rsidRPr="00C930BC" w:rsidRDefault="00864301" w:rsidP="0000636F">
      <w:pPr>
        <w:spacing w:beforeLines="20" w:before="48" w:afterLines="20" w:after="48" w:line="240" w:lineRule="auto"/>
        <w:rPr>
          <w:rFonts w:cs="Helvetica"/>
          <w:i/>
          <w:iCs/>
          <w:color w:val="7F7F7F" w:themeColor="text1" w:themeTint="80"/>
          <w:sz w:val="18"/>
          <w:szCs w:val="18"/>
        </w:rPr>
      </w:pPr>
      <w:bookmarkStart w:id="113" w:name="_Toc231563068"/>
      <w:r w:rsidRPr="00C930BC">
        <w:rPr>
          <w:rFonts w:cs="Helvetica"/>
          <w:i/>
          <w:iCs/>
          <w:color w:val="7F7F7F" w:themeColor="text1" w:themeTint="80"/>
          <w:sz w:val="18"/>
          <w:szCs w:val="18"/>
        </w:rPr>
        <w:t xml:space="preserve">Figure </w:t>
      </w:r>
      <w:r w:rsidRPr="00C930BC">
        <w:rPr>
          <w:rFonts w:cs="Helvetica"/>
          <w:i/>
          <w:iCs/>
          <w:color w:val="7F7F7F" w:themeColor="text1" w:themeTint="80"/>
          <w:sz w:val="18"/>
          <w:szCs w:val="18"/>
        </w:rPr>
        <w:fldChar w:fldCharType="begin"/>
      </w:r>
      <w:r w:rsidRPr="00C930BC">
        <w:rPr>
          <w:rFonts w:cs="Helvetica"/>
          <w:i/>
          <w:iCs/>
          <w:color w:val="7F7F7F" w:themeColor="text1" w:themeTint="80"/>
          <w:sz w:val="18"/>
          <w:szCs w:val="18"/>
        </w:rPr>
        <w:instrText xml:space="preserve"> SEQ Figure \* ARABIC </w:instrText>
      </w:r>
      <w:r w:rsidRPr="00C930BC">
        <w:rPr>
          <w:rFonts w:cs="Helvetica"/>
          <w:i/>
          <w:iCs/>
          <w:color w:val="7F7F7F" w:themeColor="text1" w:themeTint="80"/>
          <w:sz w:val="18"/>
          <w:szCs w:val="18"/>
        </w:rPr>
        <w:fldChar w:fldCharType="separate"/>
      </w:r>
      <w:r w:rsidR="007A7268" w:rsidRPr="00C930BC">
        <w:rPr>
          <w:rFonts w:cs="Helvetica"/>
          <w:i/>
          <w:iCs/>
          <w:noProof/>
          <w:color w:val="7F7F7F" w:themeColor="text1" w:themeTint="80"/>
          <w:sz w:val="18"/>
          <w:szCs w:val="18"/>
        </w:rPr>
        <w:t>4</w:t>
      </w:r>
      <w:r w:rsidRPr="00C930BC">
        <w:rPr>
          <w:rFonts w:cs="Helvetica"/>
          <w:i/>
          <w:iCs/>
          <w:color w:val="7F7F7F" w:themeColor="text1" w:themeTint="80"/>
          <w:sz w:val="18"/>
          <w:szCs w:val="18"/>
        </w:rPr>
        <w:fldChar w:fldCharType="end"/>
      </w:r>
      <w:r w:rsidRPr="00C930BC">
        <w:rPr>
          <w:rFonts w:cs="Helvetica"/>
          <w:i/>
          <w:iCs/>
          <w:color w:val="7F7F7F" w:themeColor="text1" w:themeTint="80"/>
          <w:sz w:val="18"/>
          <w:szCs w:val="18"/>
        </w:rPr>
        <w:t>. Example of Visual Interference and obstruction utilized within a Consent Management Platform.</w:t>
      </w:r>
      <w:bookmarkEnd w:id="113"/>
    </w:p>
    <w:p w14:paraId="1AC00BD4" w14:textId="77777777" w:rsidR="001C06BB" w:rsidRPr="00C930BC" w:rsidRDefault="001C06BB" w:rsidP="0000636F">
      <w:pPr>
        <w:spacing w:beforeLines="20" w:before="48" w:afterLines="20" w:after="48" w:line="240" w:lineRule="auto"/>
        <w:rPr>
          <w:rFonts w:cs="Helvetica"/>
          <w:i/>
          <w:iCs/>
          <w:color w:val="7F7F7F" w:themeColor="text1" w:themeTint="80"/>
          <w:sz w:val="18"/>
          <w:szCs w:val="18"/>
        </w:rPr>
      </w:pPr>
    </w:p>
    <w:p w14:paraId="32149A2D" w14:textId="727F3920" w:rsidR="00475A0B" w:rsidRPr="00C930BC" w:rsidRDefault="001864B8" w:rsidP="0000636F">
      <w:pPr>
        <w:rPr>
          <w:rFonts w:cs="Helvetica"/>
        </w:rPr>
      </w:pPr>
      <w:ins w:id="114" w:author="Diana Mitea" w:date="2026-06-13T16:02:00Z">
        <w:r w:rsidRPr="00C930BC">
          <w:rPr>
            <w:rFonts w:cs="Helvetica"/>
          </w:rPr>
          <w:t>As seen in Figure 4, companies heavily manipulate contrast ratios and visual layout to push users toward accepting tracking. This kind of design takes advantage of human cognitive biases. Users naturally want to take the path of least resistance so they can access the website's content as quickly as possible. This creates a very unfair setup. While accepting all cookies takes just one quick click, rejecting them often forces the user to dig through confusing "Vendor Preferences" or "Legitimate Interest" menus. The whole process is designed to cause consent fatigue, leading to artificially high opt-in rates that don't actually reflect what the user wants. Making it significantly harder to reject tracking directly violates the GDPR's rule that withdrawing consent should be as easy as giving it</w:t>
        </w:r>
        <w:r w:rsidRPr="00C930BC">
          <w:rPr>
            <w:rFonts w:cs="Helvetica"/>
          </w:rPr>
          <w:t>.</w:t>
        </w:r>
      </w:ins>
      <w:del w:id="115" w:author="Diana Mitea" w:date="2026-06-13T15:44:00Z">
        <w:r w:rsidR="00E61B5E" w:rsidRPr="00C930BC" w:rsidDel="00AA4F42">
          <w:rPr>
            <w:rFonts w:cs="Helvetica"/>
          </w:rPr>
          <w:delText>As seen in Figure 4, companies heavily alter contrast ratios and visual hierarchy to induce affirmative actions. The difference in the effort necessary to reject monitoring vs accept it is a direct violation of the GDPR's requirement for freely provided and easily withdrawable permission.</w:delText>
        </w:r>
      </w:del>
      <w:r w:rsidR="00475A0B" w:rsidRPr="00C930BC">
        <w:rPr>
          <w:rFonts w:cs="Helvetica"/>
        </w:rPr>
        <w:br w:type="page"/>
      </w:r>
    </w:p>
    <w:p w14:paraId="66C51610" w14:textId="2A9DB4FD" w:rsidR="001C077A" w:rsidRPr="00C930BC" w:rsidRDefault="00D11E0E" w:rsidP="009B2D1E">
      <w:pPr>
        <w:pStyle w:val="Heading1"/>
        <w:spacing w:beforeLines="20" w:before="48" w:afterLines="20" w:after="48" w:line="240" w:lineRule="auto"/>
        <w:jc w:val="center"/>
        <w:rPr>
          <w:rStyle w:val="Heading1Char"/>
          <w:rFonts w:cs="Helvetica"/>
          <w:b/>
          <w:bCs/>
        </w:rPr>
      </w:pPr>
      <w:bookmarkStart w:id="116" w:name="_Toc231230204"/>
      <w:bookmarkStart w:id="117" w:name="_Toc231563260"/>
      <w:r w:rsidRPr="00C930BC">
        <w:rPr>
          <w:rFonts w:cs="Helvetica"/>
          <w:b/>
          <w:bCs/>
          <w:szCs w:val="28"/>
        </w:rPr>
        <w:lastRenderedPageBreak/>
        <w:t xml:space="preserve">5. </w:t>
      </w:r>
      <w:r w:rsidR="00DC1054" w:rsidRPr="00C930BC">
        <w:rPr>
          <w:rStyle w:val="Heading1Char"/>
          <w:rFonts w:cs="Helvetica"/>
          <w:b/>
          <w:bCs/>
        </w:rPr>
        <w:t>Discussion</w:t>
      </w:r>
      <w:bookmarkEnd w:id="116"/>
      <w:bookmarkEnd w:id="117"/>
    </w:p>
    <w:p w14:paraId="7F351397" w14:textId="77777777" w:rsidR="001C077A" w:rsidRPr="00C930BC" w:rsidRDefault="001C077A" w:rsidP="0000636F">
      <w:pPr>
        <w:spacing w:beforeLines="20" w:before="48" w:afterLines="20" w:after="48" w:line="240" w:lineRule="auto"/>
        <w:rPr>
          <w:rFonts w:cs="Helvetica"/>
        </w:rPr>
      </w:pPr>
    </w:p>
    <w:p w14:paraId="757754A0" w14:textId="77777777" w:rsidR="001C077A" w:rsidRPr="00C930BC" w:rsidRDefault="001C077A" w:rsidP="0000636F">
      <w:pPr>
        <w:pStyle w:val="Heading2"/>
        <w:spacing w:beforeLines="20" w:before="48" w:afterLines="20" w:after="48" w:line="240" w:lineRule="auto"/>
        <w:rPr>
          <w:rFonts w:cs="Helvetica"/>
          <w:b/>
          <w:bCs/>
        </w:rPr>
      </w:pPr>
      <w:bookmarkStart w:id="118" w:name="_Toc231230205"/>
      <w:bookmarkStart w:id="119" w:name="_Toc231563261"/>
      <w:r w:rsidRPr="00C930BC">
        <w:rPr>
          <w:rFonts w:cs="Helvetica"/>
          <w:b/>
          <w:bCs/>
        </w:rPr>
        <w:t>5.1 Synthesis of Empirical Findings</w:t>
      </w:r>
      <w:bookmarkEnd w:id="118"/>
      <w:bookmarkEnd w:id="119"/>
    </w:p>
    <w:p w14:paraId="79E55AC2" w14:textId="77777777" w:rsidR="00905DE7" w:rsidRPr="00C930BC" w:rsidRDefault="00905DE7" w:rsidP="001864B8">
      <w:pPr>
        <w:spacing w:beforeLines="20" w:before="48" w:afterLines="20" w:after="48" w:line="240" w:lineRule="auto"/>
        <w:rPr>
          <w:rFonts w:cs="Helvetica"/>
        </w:rPr>
      </w:pPr>
      <w:r w:rsidRPr="00C930BC">
        <w:rPr>
          <w:rFonts w:cs="Helvetica"/>
        </w:rPr>
        <w:t>There is a significant systemic gap between written regulatory compliance and technical execution, according to the empirical data collected by the Privacy Policy Analyzer &amp; Cookie Trax tool. While the dynamic browser auditing (Chapter 4.3) showed that these claims are often performative, the static textual analysis (Chapter 4.2) showed that corporations are highly skilled at producing GDPR-compliant legal documentation—often emphasizing "User Rights" and "Transparency."</w:t>
      </w:r>
    </w:p>
    <w:p w14:paraId="559BFCAC" w14:textId="29E99C1C" w:rsidR="001C077A" w:rsidRPr="00C930BC" w:rsidRDefault="00905DE7" w:rsidP="001864B8">
      <w:pPr>
        <w:spacing w:beforeLines="20" w:before="48" w:afterLines="20" w:after="48" w:line="240" w:lineRule="auto"/>
        <w:rPr>
          <w:rFonts w:cs="Helvetica"/>
        </w:rPr>
      </w:pPr>
      <w:r w:rsidRPr="00C930BC">
        <w:rPr>
          <w:rFonts w:cs="Helvetica"/>
        </w:rPr>
        <w:t>The main conclusion of this study is that "compliance theater" is currently pervasive in the digital ecosystem. Consent Management Platforms (CMPs) are often used as UI friction points intended to secure data extraction while creating the appearance of legal compliance, rather than serving as genuine interfaces for user autonomy</w:t>
      </w:r>
      <w:sdt>
        <w:sdtPr>
          <w:rPr>
            <w:rFonts w:cs="Helvetica"/>
          </w:rPr>
          <w:id w:val="364025713"/>
          <w:citation/>
        </w:sdtPr>
        <w:sdtContent>
          <w:r w:rsidR="00F50C0D" w:rsidRPr="00C930BC">
            <w:rPr>
              <w:rFonts w:cs="Helvetica"/>
            </w:rPr>
            <w:fldChar w:fldCharType="begin"/>
          </w:r>
          <w:r w:rsidR="00B84CEA" w:rsidRPr="00C930BC">
            <w:rPr>
              <w:rFonts w:cs="Helvetica"/>
            </w:rPr>
            <w:instrText xml:space="preserve">CITATION Utz19 \l 1048 </w:instrText>
          </w:r>
          <w:r w:rsidR="00F50C0D" w:rsidRPr="00C930BC">
            <w:rPr>
              <w:rFonts w:cs="Helvetica"/>
            </w:rPr>
            <w:fldChar w:fldCharType="separate"/>
          </w:r>
          <w:r w:rsidR="00B84CEA" w:rsidRPr="00C930BC">
            <w:rPr>
              <w:rFonts w:cs="Helvetica"/>
            </w:rPr>
            <w:t xml:space="preserve"> (Utz, et al., 2019)</w:t>
          </w:r>
          <w:r w:rsidR="00F50C0D" w:rsidRPr="00C930BC">
            <w:rPr>
              <w:rFonts w:cs="Helvetica"/>
            </w:rPr>
            <w:fldChar w:fldCharType="end"/>
          </w:r>
        </w:sdtContent>
      </w:sdt>
      <w:r w:rsidR="00204FED" w:rsidRPr="00C930BC">
        <w:rPr>
          <w:rFonts w:cs="Helvetica"/>
        </w:rPr>
        <w:t xml:space="preserve"> (see Figure 4 for an example of this UI friction</w:t>
      </w:r>
      <w:proofErr w:type="gramStart"/>
      <w:r w:rsidR="00204FED" w:rsidRPr="00C930BC">
        <w:rPr>
          <w:rFonts w:cs="Helvetica"/>
        </w:rPr>
        <w:t>)</w:t>
      </w:r>
      <w:r w:rsidR="001C077A" w:rsidRPr="00C930BC">
        <w:rPr>
          <w:rFonts w:cs="Helvetica"/>
        </w:rPr>
        <w:t>.</w:t>
      </w:r>
      <w:r w:rsidRPr="00C930BC">
        <w:rPr>
          <w:rFonts w:cs="Helvetica"/>
        </w:rPr>
        <w:t>This</w:t>
      </w:r>
      <w:proofErr w:type="gramEnd"/>
      <w:r w:rsidRPr="00C930BC">
        <w:rPr>
          <w:rFonts w:cs="Helvetica"/>
        </w:rPr>
        <w:t xml:space="preserve"> phenomenon is best highlighted by breaking down the architectural edge cases uncovered during the dynamic auditing phase</w:t>
      </w:r>
      <w:r w:rsidR="001C077A" w:rsidRPr="00C930BC">
        <w:rPr>
          <w:rFonts w:cs="Helvetica"/>
        </w:rPr>
        <w:t>.</w:t>
      </w:r>
    </w:p>
    <w:p w14:paraId="06FC137D" w14:textId="77777777" w:rsidR="00E845D6" w:rsidRPr="00C930BC" w:rsidRDefault="00E845D6" w:rsidP="0000636F">
      <w:pPr>
        <w:spacing w:beforeLines="20" w:before="48" w:afterLines="20" w:after="48" w:line="240" w:lineRule="auto"/>
        <w:rPr>
          <w:rFonts w:cs="Helvetica"/>
        </w:rPr>
      </w:pPr>
    </w:p>
    <w:p w14:paraId="5C392880" w14:textId="77777777" w:rsidR="001C077A" w:rsidRPr="00C930BC" w:rsidRDefault="001C077A" w:rsidP="0000636F">
      <w:pPr>
        <w:pStyle w:val="Heading2"/>
        <w:spacing w:beforeLines="20" w:before="48" w:afterLines="20" w:after="48" w:line="240" w:lineRule="auto"/>
        <w:rPr>
          <w:rFonts w:cs="Helvetica"/>
          <w:b/>
          <w:bCs/>
        </w:rPr>
      </w:pPr>
      <w:bookmarkStart w:id="120" w:name="_Toc231230206"/>
      <w:bookmarkStart w:id="121" w:name="_Toc231563262"/>
      <w:r w:rsidRPr="00C930BC">
        <w:rPr>
          <w:rFonts w:cs="Helvetica"/>
          <w:b/>
          <w:bCs/>
        </w:rPr>
        <w:t>5.2 Architectural Evasion: The Illusion of Consent</w:t>
      </w:r>
      <w:bookmarkEnd w:id="120"/>
      <w:bookmarkEnd w:id="121"/>
    </w:p>
    <w:p w14:paraId="2D57889F" w14:textId="4C087F1B" w:rsidR="001C077A" w:rsidRPr="00C930BC" w:rsidRDefault="00905DE7" w:rsidP="0000636F">
      <w:pPr>
        <w:spacing w:beforeLines="20" w:before="48" w:afterLines="20" w:after="48" w:line="240" w:lineRule="auto"/>
        <w:rPr>
          <w:rFonts w:cs="Helvetica"/>
        </w:rPr>
      </w:pPr>
      <w:r w:rsidRPr="00C930BC">
        <w:rPr>
          <w:rFonts w:cs="Helvetica"/>
        </w:rPr>
        <w:t>By comparing the state of the user interface (the consent banner) to the live Document Object Model (DOM) and browser storage APIs, the application's discrepancy engine discovered three unique technical tactics used by domains to overcome user privacy protections</w:t>
      </w:r>
      <w:r w:rsidR="001C077A" w:rsidRPr="00C930BC">
        <w:rPr>
          <w:rFonts w:cs="Helvetica"/>
        </w:rPr>
        <w:t>.</w:t>
      </w:r>
    </w:p>
    <w:p w14:paraId="6084124B" w14:textId="77777777" w:rsidR="00E845D6" w:rsidRPr="00C930BC" w:rsidRDefault="00E845D6" w:rsidP="0000636F">
      <w:pPr>
        <w:spacing w:beforeLines="20" w:before="48" w:afterLines="20" w:after="48" w:line="240" w:lineRule="auto"/>
        <w:rPr>
          <w:rFonts w:cs="Helvetica"/>
        </w:rPr>
      </w:pPr>
    </w:p>
    <w:p w14:paraId="1220F6E2" w14:textId="77777777" w:rsidR="001C077A" w:rsidRPr="00C930BC" w:rsidRDefault="001C077A" w:rsidP="0000636F">
      <w:pPr>
        <w:pStyle w:val="Heading2"/>
        <w:spacing w:beforeLines="20" w:before="48" w:afterLines="20" w:after="48" w:line="240" w:lineRule="auto"/>
        <w:rPr>
          <w:rFonts w:cs="Helvetica"/>
          <w:b/>
          <w:bCs/>
        </w:rPr>
      </w:pPr>
      <w:bookmarkStart w:id="122" w:name="_Toc231230207"/>
      <w:bookmarkStart w:id="123" w:name="_Toc231563263"/>
      <w:r w:rsidRPr="00C930BC">
        <w:rPr>
          <w:rFonts w:cs="Helvetica"/>
          <w:b/>
          <w:bCs/>
        </w:rPr>
        <w:t>5.2.1 Fabricated Consent States and Dark Patterns (</w:t>
      </w:r>
      <w:proofErr w:type="spellStart"/>
      <w:r w:rsidRPr="00C930BC">
        <w:rPr>
          <w:rFonts w:cs="Helvetica"/>
          <w:b/>
          <w:bCs/>
        </w:rPr>
        <w:t>Temu</w:t>
      </w:r>
      <w:proofErr w:type="spellEnd"/>
      <w:r w:rsidRPr="00C930BC">
        <w:rPr>
          <w:rFonts w:cs="Helvetica"/>
          <w:b/>
          <w:bCs/>
        </w:rPr>
        <w:t>)</w:t>
      </w:r>
      <w:bookmarkEnd w:id="122"/>
      <w:bookmarkEnd w:id="123"/>
    </w:p>
    <w:p w14:paraId="4FC6B168" w14:textId="77777777" w:rsidR="00905DE7" w:rsidRPr="00C930BC" w:rsidRDefault="00905DE7" w:rsidP="0000636F">
      <w:pPr>
        <w:spacing w:beforeLines="20" w:before="48" w:afterLines="20" w:after="48" w:line="240" w:lineRule="auto"/>
        <w:rPr>
          <w:rFonts w:cs="Helvetica"/>
        </w:rPr>
      </w:pPr>
      <w:r w:rsidRPr="00C930BC">
        <w:rPr>
          <w:rFonts w:cs="Helvetica"/>
        </w:rPr>
        <w:t xml:space="preserve">A clear illustration of misleading user interface design overpowering user intent can be found in the audit of the e-commerce platform </w:t>
      </w:r>
      <w:proofErr w:type="spellStart"/>
      <w:r w:rsidRPr="00C930BC">
        <w:rPr>
          <w:rFonts w:cs="Helvetica"/>
        </w:rPr>
        <w:t>Temu</w:t>
      </w:r>
      <w:proofErr w:type="spellEnd"/>
      <w:r w:rsidRPr="00C930BC">
        <w:rPr>
          <w:rFonts w:cs="Helvetica"/>
        </w:rPr>
        <w:t xml:space="preserve"> (www.temu.com). 14 active tracking cookies that were injected prior to consent were found by the program. More importantly, as seen in the DOM diagnostic in Figure 3, the discrepancy engine found that the internal HTTP consent record (</w:t>
      </w:r>
      <w:proofErr w:type="spellStart"/>
      <w:r w:rsidRPr="00C930BC">
        <w:rPr>
          <w:rFonts w:cs="Helvetica"/>
        </w:rPr>
        <w:t>privacy_setting_detail</w:t>
      </w:r>
      <w:proofErr w:type="spellEnd"/>
      <w:r w:rsidRPr="00C930BC">
        <w:rPr>
          <w:rFonts w:cs="Helvetica"/>
        </w:rPr>
        <w:t>) was pre-initialized to a "Accepted" state prior to the user interacting with the page.</w:t>
      </w:r>
    </w:p>
    <w:p w14:paraId="095949CF" w14:textId="4D60436A" w:rsidR="00E845D6" w:rsidRPr="00C930BC" w:rsidRDefault="00905DE7" w:rsidP="0000636F">
      <w:pPr>
        <w:spacing w:beforeLines="20" w:before="48" w:afterLines="20" w:after="48" w:line="240" w:lineRule="auto"/>
        <w:rPr>
          <w:rFonts w:cs="Helvetica"/>
        </w:rPr>
      </w:pPr>
      <w:r w:rsidRPr="00C930BC">
        <w:rPr>
          <w:rFonts w:cs="Helvetica"/>
        </w:rPr>
        <w:t xml:space="preserve">The platform retained all 14 tracking cookies and refused to modify the </w:t>
      </w:r>
      <w:proofErr w:type="spellStart"/>
      <w:r w:rsidRPr="00C930BC">
        <w:rPr>
          <w:rFonts w:cs="Helvetica"/>
        </w:rPr>
        <w:t>privacy_setting_detail</w:t>
      </w:r>
      <w:proofErr w:type="spellEnd"/>
      <w:r w:rsidRPr="00C930BC">
        <w:rPr>
          <w:rFonts w:cs="Helvetica"/>
        </w:rPr>
        <w:t xml:space="preserve"> variable when the "Reject All" method was specifically enabled. This is a deliberate design decision from the perspective of business informatics. The underlying technical design is well-optimized for continuous data collection, explicitly violating GDPR, while the banner is disconnected from the data collection pipeline and only serves to mimic compliance for basic regulatory inspections. Article 7.</w:t>
      </w:r>
    </w:p>
    <w:p w14:paraId="010720D7" w14:textId="77777777" w:rsidR="00905DE7" w:rsidRPr="00C930BC" w:rsidRDefault="00905DE7" w:rsidP="0000636F">
      <w:pPr>
        <w:spacing w:beforeLines="20" w:before="48" w:afterLines="20" w:after="48" w:line="240" w:lineRule="auto"/>
        <w:rPr>
          <w:rFonts w:cs="Helvetica"/>
        </w:rPr>
      </w:pPr>
    </w:p>
    <w:p w14:paraId="46BEFBF0" w14:textId="77777777" w:rsidR="001C077A" w:rsidRPr="00C930BC" w:rsidRDefault="001C077A" w:rsidP="0000636F">
      <w:pPr>
        <w:pStyle w:val="Heading3"/>
        <w:spacing w:beforeLines="20" w:before="48" w:afterLines="20" w:after="48" w:line="240" w:lineRule="auto"/>
        <w:rPr>
          <w:rFonts w:ascii="Helvetica" w:hAnsi="Helvetica" w:cs="Helvetica"/>
          <w:b/>
          <w:bCs/>
          <w:color w:val="000000" w:themeColor="text1"/>
        </w:rPr>
      </w:pPr>
      <w:bookmarkStart w:id="124" w:name="_Toc231230208"/>
      <w:bookmarkStart w:id="125" w:name="_Toc231563264"/>
      <w:r w:rsidRPr="00C930BC">
        <w:rPr>
          <w:rFonts w:ascii="Helvetica" w:hAnsi="Helvetica" w:cs="Helvetica"/>
          <w:b/>
          <w:bCs/>
          <w:color w:val="000000" w:themeColor="text1"/>
        </w:rPr>
        <w:t>5.2.2 Evasive Local Storage Architectures (TikTok)</w:t>
      </w:r>
      <w:bookmarkEnd w:id="124"/>
      <w:bookmarkEnd w:id="125"/>
    </w:p>
    <w:p w14:paraId="7239E3D1" w14:textId="77777777" w:rsidR="00905DE7" w:rsidRPr="00C930BC" w:rsidRDefault="00905DE7" w:rsidP="0000636F">
      <w:pPr>
        <w:spacing w:beforeLines="20" w:before="48" w:afterLines="20" w:after="48" w:line="240" w:lineRule="auto"/>
        <w:rPr>
          <w:rFonts w:cs="Helvetica"/>
        </w:rPr>
      </w:pPr>
      <w:r w:rsidRPr="00C930BC">
        <w:rPr>
          <w:rFonts w:cs="Helvetica"/>
        </w:rPr>
        <w:t>The evaluation of TikTok (www.tiktok.com) illustrates the ongoing "arms race" between privacy regulations and data aggregators. As browsers increasingly restrict third-party HTTP cookies by default, sophisticated platforms move their tracking vectors to HTML5 Web Storage APIs (</w:t>
      </w:r>
      <w:proofErr w:type="spellStart"/>
      <w:r w:rsidRPr="00C930BC">
        <w:rPr>
          <w:rFonts w:cs="Helvetica"/>
        </w:rPr>
        <w:t>localStorage</w:t>
      </w:r>
      <w:proofErr w:type="spellEnd"/>
      <w:r w:rsidRPr="00C930BC">
        <w:rPr>
          <w:rFonts w:cs="Helvetica"/>
        </w:rPr>
        <w:t xml:space="preserve"> and </w:t>
      </w:r>
      <w:proofErr w:type="spellStart"/>
      <w:r w:rsidRPr="00C930BC">
        <w:rPr>
          <w:rFonts w:cs="Helvetica"/>
        </w:rPr>
        <w:t>sessionStorage</w:t>
      </w:r>
      <w:proofErr w:type="spellEnd"/>
      <w:r w:rsidRPr="00C930BC">
        <w:rPr>
          <w:rFonts w:cs="Helvetica"/>
        </w:rPr>
        <w:t>).</w:t>
      </w:r>
    </w:p>
    <w:p w14:paraId="1D141C3D" w14:textId="55B4EE0A" w:rsidR="001C077A" w:rsidRPr="00C930BC" w:rsidRDefault="00905DE7" w:rsidP="0000636F">
      <w:pPr>
        <w:spacing w:beforeLines="20" w:before="48" w:afterLines="20" w:after="48" w:line="240" w:lineRule="auto"/>
        <w:rPr>
          <w:ins w:id="126" w:author="Diana Mitea" w:date="2026-06-13T16:07:00Z"/>
          <w:rFonts w:cs="Helvetica"/>
        </w:rPr>
      </w:pPr>
      <w:r w:rsidRPr="00C930BC">
        <w:rPr>
          <w:rFonts w:cs="Helvetica"/>
        </w:rPr>
        <w:t>The program discovered that TikTok almost entirely avoids traditional HTTP cookies by initializing 52 local storage tracking entries before authorization</w:t>
      </w:r>
      <w:sdt>
        <w:sdtPr>
          <w:rPr>
            <w:rFonts w:cs="Helvetica"/>
          </w:rPr>
          <w:id w:val="-1187131853"/>
          <w:citation/>
        </w:sdtPr>
        <w:sdtContent>
          <w:r w:rsidR="00F50C0D" w:rsidRPr="00C930BC">
            <w:rPr>
              <w:rFonts w:cs="Helvetica"/>
            </w:rPr>
            <w:fldChar w:fldCharType="begin"/>
          </w:r>
          <w:r w:rsidR="00F50C0D" w:rsidRPr="00C930BC">
            <w:rPr>
              <w:rFonts w:cs="Helvetica"/>
              <w:lang w:val="ro-RO"/>
            </w:rPr>
            <w:instrText xml:space="preserve"> CITATION Urb20 \l 1048 </w:instrText>
          </w:r>
          <w:r w:rsidR="00F50C0D" w:rsidRPr="00C930BC">
            <w:rPr>
              <w:rFonts w:cs="Helvetica"/>
            </w:rPr>
            <w:fldChar w:fldCharType="separate"/>
          </w:r>
          <w:r w:rsidR="004814BA" w:rsidRPr="00C930BC">
            <w:rPr>
              <w:rFonts w:cs="Helvetica"/>
              <w:noProof/>
              <w:lang w:val="ro-RO"/>
            </w:rPr>
            <w:t xml:space="preserve"> (Urban, et al., 2020)</w:t>
          </w:r>
          <w:r w:rsidR="00F50C0D" w:rsidRPr="00C930BC">
            <w:rPr>
              <w:rFonts w:cs="Helvetica"/>
            </w:rPr>
            <w:fldChar w:fldCharType="end"/>
          </w:r>
        </w:sdtContent>
      </w:sdt>
      <w:r w:rsidR="001C077A" w:rsidRPr="00C930BC">
        <w:rPr>
          <w:rFonts w:cs="Helvetica"/>
        </w:rPr>
        <w:t xml:space="preserve">. </w:t>
      </w:r>
      <w:r w:rsidRPr="00C930BC">
        <w:rPr>
          <w:rFonts w:cs="Helvetica"/>
        </w:rPr>
        <w:t>Furthermore, explicitly rejecting consent resulted in a payload that was nearly identical (57 active elements). This architectural change demonstrates the inadequacy of antiquated compliance systems that mostly check for HTTP cookies. TikTok uses local storage to successfully hide its tracking payload from standard regulatory scrutiny while maintaining a consistent stream of user behavioral data.</w:t>
      </w:r>
    </w:p>
    <w:p w14:paraId="191CE07C" w14:textId="60BABC03" w:rsidR="001864B8" w:rsidRPr="00C930BC" w:rsidRDefault="001864B8" w:rsidP="0000636F">
      <w:pPr>
        <w:spacing w:beforeLines="20" w:before="48" w:afterLines="20" w:after="48" w:line="240" w:lineRule="auto"/>
        <w:rPr>
          <w:ins w:id="127" w:author="Diana Mitea" w:date="2026-06-13T15:50:00Z"/>
          <w:rFonts w:cs="Helvetica"/>
        </w:rPr>
      </w:pPr>
      <w:ins w:id="128" w:author="Diana Mitea" w:date="2026-06-13T16:07:00Z">
        <w:r w:rsidRPr="00C930BC">
          <w:rPr>
            <w:rFonts w:cs="Helvetica"/>
          </w:rPr>
          <w:lastRenderedPageBreak/>
          <w:t xml:space="preserve">The shift to HTML5 Web Storage introduces a far more severe privacy threat due to data permanence. Unlike traditional HTTP cookies, which have strict, built-in expiration dates and can be easily cleared by the user via standard browser settings, </w:t>
        </w:r>
        <w:proofErr w:type="spellStart"/>
        <w:r w:rsidRPr="00C930BC">
          <w:rPr>
            <w:rStyle w:val="HTMLCode"/>
            <w:rFonts w:ascii="Helvetica" w:eastAsiaTheme="minorHAnsi" w:hAnsi="Helvetica" w:cs="Helvetica"/>
          </w:rPr>
          <w:t>localStorage</w:t>
        </w:r>
        <w:proofErr w:type="spellEnd"/>
        <w:r w:rsidRPr="00C930BC">
          <w:rPr>
            <w:rFonts w:cs="Helvetica"/>
          </w:rPr>
          <w:t xml:space="preserve"> has no automatic expiration. </w:t>
        </w:r>
        <w:r w:rsidRPr="00C930BC">
          <w:rPr>
            <w:rStyle w:val="citation-118"/>
            <w:rFonts w:cs="Helvetica"/>
          </w:rPr>
          <w:t>Data written to local storage remains on the user's device indefinitely until it is explicitly cleared by the user's manual intervention or targeted JavaScript commands</w:t>
        </w:r>
        <w:r w:rsidRPr="00C930BC">
          <w:rPr>
            <w:rFonts w:cs="Helvetica"/>
          </w:rPr>
          <w:t>. By migrating their tracking IDs to this architecture, platforms like TikTok create 'zombie trackers' that persist across browsing sessions, silently bypassing both cookie blockers and the GDPR's mandates regarding data retention limits.</w:t>
        </w:r>
      </w:ins>
    </w:p>
    <w:p w14:paraId="7C5B257C" w14:textId="77777777" w:rsidR="00AA4F42" w:rsidRPr="00C930BC" w:rsidRDefault="00AA4F42" w:rsidP="0000636F">
      <w:pPr>
        <w:spacing w:beforeLines="20" w:before="48" w:afterLines="20" w:after="48" w:line="240" w:lineRule="auto"/>
        <w:rPr>
          <w:rFonts w:cs="Helvetica"/>
        </w:rPr>
      </w:pPr>
    </w:p>
    <w:p w14:paraId="278C04C3" w14:textId="77777777" w:rsidR="001C077A" w:rsidRPr="00C930BC" w:rsidRDefault="001C077A" w:rsidP="0000636F">
      <w:pPr>
        <w:pStyle w:val="Heading3"/>
        <w:spacing w:beforeLines="20" w:before="48" w:afterLines="20" w:after="48" w:line="240" w:lineRule="auto"/>
        <w:rPr>
          <w:rFonts w:ascii="Helvetica" w:hAnsi="Helvetica" w:cs="Helvetica"/>
          <w:b/>
          <w:bCs/>
          <w:color w:val="000000" w:themeColor="text1"/>
        </w:rPr>
      </w:pPr>
      <w:bookmarkStart w:id="129" w:name="_Toc231230209"/>
      <w:bookmarkStart w:id="130" w:name="_Toc231563265"/>
      <w:r w:rsidRPr="00C930BC">
        <w:rPr>
          <w:rFonts w:ascii="Helvetica" w:hAnsi="Helvetica" w:cs="Helvetica"/>
          <w:b/>
          <w:bCs/>
          <w:color w:val="000000" w:themeColor="text1"/>
        </w:rPr>
        <w:t>5.2.3 Unverifiable Architectures and Ignored Opt-Outs (Meta and OpenAI)</w:t>
      </w:r>
      <w:bookmarkEnd w:id="129"/>
      <w:bookmarkEnd w:id="130"/>
    </w:p>
    <w:p w14:paraId="47E70970" w14:textId="2B11F4F2" w:rsidR="00E845D6" w:rsidRPr="00C930BC" w:rsidRDefault="0009215B" w:rsidP="0000636F">
      <w:pPr>
        <w:spacing w:beforeLines="20" w:before="48" w:afterLines="20" w:after="48" w:line="240" w:lineRule="auto"/>
        <w:rPr>
          <w:ins w:id="131" w:author="Diana Mitea" w:date="2026-06-13T16:00:00Z"/>
          <w:rFonts w:cs="Helvetica"/>
        </w:rPr>
      </w:pPr>
      <w:ins w:id="132" w:author="Diana Mitea" w:date="2026-06-13T16:00:00Z">
        <w:r w:rsidRPr="00C930BC">
          <w:rPr>
            <w:rFonts w:cs="Helvetica"/>
          </w:rPr>
          <w:t>A subtle but non-compliant strategy—ignoring opt-out signals and depending on unverifiable server-side systems—was discovered by Meta and OpenAI audits. Declining tracking did not halt the tracking payloads in either scenario; OpenAI contained four analytics entries, whereas Meta employed a single permanent cookie. These were identified by the systems as employing "Unverifiable Consent," and neither local storage nor client-side HTTP headers changed when users interacted with the CMP.</w:t>
        </w:r>
      </w:ins>
      <w:del w:id="133" w:author="Diana Mitea" w:date="2026-06-13T16:00:00Z">
        <w:r w:rsidR="001F69D1" w:rsidRPr="00C930BC" w:rsidDel="0009215B">
          <w:rPr>
            <w:rFonts w:cs="Helvetica"/>
          </w:rPr>
          <w:delText>A subtle but non-compliant strategy—ignoring opt-out signals and depending on unverifiable server-side systems—was discovered by Meta and OpenAI audits. Declining tracking did not halt the tracking payloads in either scenario; OpenAI contained four analytics entries, whereas Meta employed a single permanent cookie. These were identified by the systems as employing "Unverifiable Consent," and neither local storage nor client-side HTTP headers changed when users interacted with the CMP. This implies that users are unable to independently confirm if their data rights are upheld because consent is managed exclusively on the server. The GDPR's transparent processing principle is broken by such an opaque approach.</w:delText>
        </w:r>
      </w:del>
    </w:p>
    <w:p w14:paraId="6AEEBDB4" w14:textId="5418E17D" w:rsidR="0009215B" w:rsidRPr="00C930BC" w:rsidRDefault="0009215B" w:rsidP="0000636F">
      <w:pPr>
        <w:spacing w:beforeLines="20" w:before="48" w:afterLines="20" w:after="48" w:line="240" w:lineRule="auto"/>
        <w:rPr>
          <w:rFonts w:cs="Helvetica"/>
        </w:rPr>
      </w:pPr>
      <w:ins w:id="134" w:author="Diana Mitea" w:date="2026-06-13T16:00:00Z">
        <w:r w:rsidRPr="00C930BC">
          <w:rPr>
            <w:rFonts w:cs="Helvetica"/>
          </w:rPr>
          <w:t>When platforms handle consent states entirely on their backend servers, it creates a "black box" effect. Even if the company claims to honor the user's choice internally, there is no technical way for the user—or an independent auditing tool—to verify that the tracking actually stopped. During the testing phase, I observed that the browser environment remained exactly the same before and after clicking "Reject." This lack of visible state change effectively strips away the user's data autonomy. It forces people to blindly trust the very corporations that profit from their data, which directly contradicts the transparency requirements mandated by the GDPR. This opaque approach makes it practically impossible for individuals to independently confirm if their data rights are being upheld.</w:t>
        </w:r>
      </w:ins>
    </w:p>
    <w:p w14:paraId="539C74EF" w14:textId="77777777" w:rsidR="001F69D1" w:rsidRPr="00C930BC" w:rsidRDefault="001F69D1" w:rsidP="0000636F">
      <w:pPr>
        <w:spacing w:beforeLines="20" w:before="48" w:afterLines="20" w:after="48" w:line="240" w:lineRule="auto"/>
        <w:rPr>
          <w:rFonts w:cs="Helvetica"/>
        </w:rPr>
      </w:pPr>
    </w:p>
    <w:p w14:paraId="29F498BB" w14:textId="27940E1C" w:rsidR="00E845D6" w:rsidRPr="00C930BC" w:rsidRDefault="00B60215" w:rsidP="0000636F">
      <w:pPr>
        <w:pStyle w:val="Heading2"/>
        <w:spacing w:beforeLines="20" w:before="48" w:afterLines="20" w:after="48" w:line="240" w:lineRule="auto"/>
        <w:rPr>
          <w:rFonts w:cs="Helvetica"/>
          <w:b/>
          <w:bCs/>
        </w:rPr>
      </w:pPr>
      <w:bookmarkStart w:id="135" w:name="_Toc231230210"/>
      <w:bookmarkStart w:id="136" w:name="_Toc231563266"/>
      <w:r w:rsidRPr="00C930BC">
        <w:rPr>
          <w:rFonts w:cs="Helvetica"/>
          <w:b/>
          <w:bCs/>
        </w:rPr>
        <w:t>5.3 The Economic Drivers of Compliance Theatre: Real-Time Bidding (RTB)</w:t>
      </w:r>
      <w:bookmarkEnd w:id="135"/>
      <w:bookmarkEnd w:id="136"/>
    </w:p>
    <w:p w14:paraId="6D507C85" w14:textId="20DF859B" w:rsidR="00B60215" w:rsidRPr="00C930BC" w:rsidRDefault="001F69D1" w:rsidP="0000636F">
      <w:pPr>
        <w:spacing w:beforeLines="20" w:before="48" w:afterLines="20" w:after="48" w:line="240" w:lineRule="auto"/>
        <w:rPr>
          <w:rFonts w:cs="Helvetica"/>
          <w:b/>
          <w:bCs/>
        </w:rPr>
      </w:pPr>
      <w:r w:rsidRPr="00C930BC">
        <w:rPr>
          <w:rFonts w:cs="Helvetica"/>
        </w:rPr>
        <w:t>To fully comprehend the systemic and enduring nature of the compliance theater discovered by the discrepancy engine, the underlying financial benefits driving these design decisions must be investigated. The present digital ecosystem is based on Real-Time Bidding (RTB) networks, which are automated algorithmic auctions where user data is broadcast and sold to thousands of advertisers in the milliseconds it takes for a webpage to load.</w:t>
      </w:r>
      <w:sdt>
        <w:sdtPr>
          <w:rPr>
            <w:rFonts w:cs="Helvetica"/>
          </w:rPr>
          <w:id w:val="-12929610"/>
          <w:citation/>
        </w:sdtPr>
        <w:sdtContent>
          <w:r w:rsidR="00D828D7" w:rsidRPr="00C930BC">
            <w:rPr>
              <w:rFonts w:cs="Helvetica"/>
            </w:rPr>
            <w:fldChar w:fldCharType="begin"/>
          </w:r>
          <w:r w:rsidR="00D828D7" w:rsidRPr="00C930BC">
            <w:rPr>
              <w:rFonts w:cs="Helvetica"/>
              <w:lang w:val="ro-RO"/>
            </w:rPr>
            <w:instrText xml:space="preserve"> CITATION Vea22 \l 1048 </w:instrText>
          </w:r>
          <w:r w:rsidR="00D828D7" w:rsidRPr="00C930BC">
            <w:rPr>
              <w:rFonts w:cs="Helvetica"/>
            </w:rPr>
            <w:fldChar w:fldCharType="separate"/>
          </w:r>
          <w:r w:rsidR="004814BA" w:rsidRPr="00C930BC">
            <w:rPr>
              <w:rFonts w:cs="Helvetica"/>
              <w:noProof/>
              <w:lang w:val="ro-RO"/>
            </w:rPr>
            <w:t xml:space="preserve"> (Veale &amp; Zuiderveen Borgesius, 2022)</w:t>
          </w:r>
          <w:r w:rsidR="00D828D7" w:rsidRPr="00C930BC">
            <w:rPr>
              <w:rFonts w:cs="Helvetica"/>
            </w:rPr>
            <w:fldChar w:fldCharType="end"/>
          </w:r>
        </w:sdtContent>
      </w:sdt>
      <w:r w:rsidR="00B60215" w:rsidRPr="00C930BC">
        <w:rPr>
          <w:rFonts w:cs="Helvetica"/>
        </w:rPr>
        <w:t>.</w:t>
      </w:r>
    </w:p>
    <w:p w14:paraId="43C5FC04" w14:textId="4ABA112C" w:rsidR="00B60215" w:rsidRPr="00C930BC" w:rsidRDefault="001F69D1" w:rsidP="0000636F">
      <w:pPr>
        <w:spacing w:beforeLines="20" w:before="48" w:afterLines="20" w:after="48" w:line="240" w:lineRule="auto"/>
        <w:rPr>
          <w:rFonts w:cs="Helvetica"/>
        </w:rPr>
      </w:pPr>
      <w:r w:rsidRPr="00C930BC">
        <w:rPr>
          <w:rFonts w:cs="Helvetica"/>
        </w:rPr>
        <w:t xml:space="preserve">The domains under consideration (such as Meta, TikTok, and </w:t>
      </w:r>
      <w:proofErr w:type="spellStart"/>
      <w:r w:rsidRPr="00C930BC">
        <w:rPr>
          <w:rFonts w:cs="Helvetica"/>
        </w:rPr>
        <w:t>Temu</w:t>
      </w:r>
      <w:proofErr w:type="spellEnd"/>
      <w:r w:rsidRPr="00C930BC">
        <w:rPr>
          <w:rFonts w:cs="Helvetica"/>
        </w:rPr>
        <w:t xml:space="preserve">) do not employ Dark Patterns or misleading local storage techniques as a result of subpar software design; rather, these are deliberate tactics meant to increase earnings. </w:t>
      </w:r>
      <w:del w:id="137" w:author="Diana Mitea" w:date="2026-06-13T16:00:00Z">
        <w:r w:rsidRPr="00C930BC" w:rsidDel="0009215B">
          <w:rPr>
            <w:rFonts w:cs="Helvetica"/>
          </w:rPr>
          <w:delText>"</w:delText>
        </w:r>
      </w:del>
      <w:ins w:id="138" w:author="Diana Mitea" w:date="2026-06-13T16:00:00Z">
        <w:r w:rsidR="0009215B" w:rsidRPr="00C930BC">
          <w:rPr>
            <w:rFonts w:cs="Helvetica"/>
          </w:rPr>
          <w:t>“</w:t>
        </w:r>
      </w:ins>
      <w:r w:rsidRPr="00C930BC">
        <w:rPr>
          <w:rFonts w:cs="Helvetica"/>
        </w:rPr>
        <w:t>Privacy by Default</w:t>
      </w:r>
      <w:del w:id="139" w:author="Diana Mitea" w:date="2026-06-13T16:00:00Z">
        <w:r w:rsidRPr="00C930BC" w:rsidDel="0009215B">
          <w:rPr>
            <w:rFonts w:cs="Helvetica"/>
          </w:rPr>
          <w:delText>"</w:delText>
        </w:r>
      </w:del>
      <w:ins w:id="140" w:author="Diana Mitea" w:date="2026-06-13T16:00:00Z">
        <w:r w:rsidR="0009215B" w:rsidRPr="00C930BC">
          <w:rPr>
            <w:rFonts w:cs="Helvetica"/>
          </w:rPr>
          <w:t>”</w:t>
        </w:r>
      </w:ins>
      <w:r w:rsidRPr="00C930BC">
        <w:rPr>
          <w:rFonts w:cs="Helvetica"/>
        </w:rPr>
        <w:t xml:space="preserve"> questions the RTB revenue model</w:t>
      </w:r>
      <w:del w:id="141" w:author="Diana Mitea" w:date="2026-06-13T16:00:00Z">
        <w:r w:rsidRPr="00C930BC" w:rsidDel="0009215B">
          <w:rPr>
            <w:rFonts w:cs="Helvetica"/>
          </w:rPr>
          <w:delText>'</w:delText>
        </w:r>
      </w:del>
      <w:ins w:id="142" w:author="Diana Mitea" w:date="2026-06-13T16:00:00Z">
        <w:r w:rsidR="0009215B" w:rsidRPr="00C930BC">
          <w:rPr>
            <w:rFonts w:cs="Helvetica"/>
          </w:rPr>
          <w:t>’</w:t>
        </w:r>
      </w:ins>
      <w:r w:rsidRPr="00C930BC">
        <w:rPr>
          <w:rFonts w:cs="Helvetica"/>
        </w:rPr>
        <w:t>s basic premise. A platform loses the opportunity to profit from a user</w:t>
      </w:r>
      <w:del w:id="143" w:author="Diana Mitea" w:date="2026-06-13T16:00:00Z">
        <w:r w:rsidRPr="00C930BC" w:rsidDel="0009215B">
          <w:rPr>
            <w:rFonts w:cs="Helvetica"/>
          </w:rPr>
          <w:delText>'</w:delText>
        </w:r>
      </w:del>
      <w:ins w:id="144" w:author="Diana Mitea" w:date="2026-06-13T16:00:00Z">
        <w:r w:rsidR="0009215B" w:rsidRPr="00C930BC">
          <w:rPr>
            <w:rFonts w:cs="Helvetica"/>
          </w:rPr>
          <w:t>’</w:t>
        </w:r>
      </w:ins>
      <w:r w:rsidRPr="00C930BC">
        <w:rPr>
          <w:rFonts w:cs="Helvetica"/>
        </w:rPr>
        <w:t>s initial page visit when it rigorously adheres to GDPR and waits for explicit, informed consent before beginning tracking.</w:t>
      </w:r>
      <w:ins w:id="145" w:author="Diana Mitea" w:date="2026-06-13T16:06:00Z">
        <w:r w:rsidR="001864B8" w:rsidRPr="00C930BC">
          <w:rPr>
            <w:rFonts w:cs="Helvetica"/>
          </w:rPr>
          <w:t xml:space="preserve"> </w:t>
        </w:r>
        <w:r w:rsidR="001864B8" w:rsidRPr="00C930BC">
          <w:rPr>
            <w:rFonts w:cs="Helvetica"/>
            <w:rPrChange w:id="146" w:author="Diana Mitea" w:date="2026-06-13T16:07:00Z">
              <w:rPr>
                <w:rStyle w:val="citation-119"/>
              </w:rPr>
            </w:rPrChange>
          </w:rPr>
          <w:t>To understand this financial motivation, one must look at the latency requirements of programmatic advertising. The Real-Time Bidding (RTB) auction occurs in the background within milliseconds of a user navigating to a URL. If a platform waits for a user to read a consent banner and actively click 'Accept', the critical window for the initial page-load ad auction is completely lost. By the time the user consents, the page has already rendered, representing a missed monetization opportunity. Therefore, pre-loading trackers and assuming consent is not a technical error, but a calculated feature designed to ensure the user is profiled and monetized instantly upon arrival. For these domains, strict GDPR compliance essentially functions as a financial penalty.</w:t>
        </w:r>
      </w:ins>
    </w:p>
    <w:p w14:paraId="4E34544B" w14:textId="7356DDD6" w:rsidR="00B60215" w:rsidRPr="00C930BC" w:rsidRDefault="001F69D1" w:rsidP="0000636F">
      <w:pPr>
        <w:spacing w:beforeLines="20" w:before="48" w:afterLines="20" w:after="48" w:line="240" w:lineRule="auto"/>
        <w:rPr>
          <w:rFonts w:cs="Helvetica"/>
        </w:rPr>
      </w:pPr>
      <w:r w:rsidRPr="00C930BC">
        <w:rPr>
          <w:rFonts w:cs="Helvetica"/>
        </w:rPr>
        <w:t xml:space="preserve">Business risks include creating permission states and pre-initializing tracking payloads, as the </w:t>
      </w:r>
      <w:proofErr w:type="spellStart"/>
      <w:r w:rsidRPr="00C930BC">
        <w:rPr>
          <w:rFonts w:cs="Helvetica"/>
        </w:rPr>
        <w:t>Temu</w:t>
      </w:r>
      <w:proofErr w:type="spellEnd"/>
      <w:r w:rsidRPr="00C930BC">
        <w:rPr>
          <w:rFonts w:cs="Helvetica"/>
        </w:rPr>
        <w:t xml:space="preserve"> case study illustrates. Businesses weigh the financial benefits of ongoing data collecting against the remote possibility of a manual audit by a Data Protection Authority </w:t>
      </w:r>
      <w:r w:rsidRPr="00C930BC">
        <w:rPr>
          <w:rFonts w:cs="Helvetica"/>
        </w:rPr>
        <w:lastRenderedPageBreak/>
        <w:t>(DPA) with limited resources. The industry obviously puts the economic interests of the algorithmic ad exchange ahead of the protection of consumers</w:t>
      </w:r>
      <w:del w:id="147" w:author="Diana Mitea" w:date="2026-06-13T16:00:00Z">
        <w:r w:rsidRPr="00C930BC" w:rsidDel="0009215B">
          <w:rPr>
            <w:rFonts w:cs="Helvetica"/>
          </w:rPr>
          <w:delText>'</w:delText>
        </w:r>
      </w:del>
      <w:ins w:id="148" w:author="Diana Mitea" w:date="2026-06-13T16:00:00Z">
        <w:r w:rsidR="0009215B" w:rsidRPr="00C930BC">
          <w:rPr>
            <w:rFonts w:cs="Helvetica"/>
          </w:rPr>
          <w:t>’</w:t>
        </w:r>
      </w:ins>
      <w:r w:rsidRPr="00C930BC">
        <w:rPr>
          <w:rFonts w:cs="Helvetica"/>
        </w:rPr>
        <w:t xml:space="preserve"> digital rights, as seen by the widespread non-compliance found during baseline audits. Understanding this economic dynamic makes it easier to see why technical limitations are crucial for maintaining compliance in addition to legal risks.</w:t>
      </w:r>
    </w:p>
    <w:p w14:paraId="1A7FDAC0" w14:textId="77777777" w:rsidR="00E845D6" w:rsidRPr="00C930BC" w:rsidRDefault="00E845D6" w:rsidP="0000636F">
      <w:pPr>
        <w:spacing w:beforeLines="20" w:before="48" w:afterLines="20" w:after="48" w:line="240" w:lineRule="auto"/>
        <w:rPr>
          <w:rFonts w:cs="Helvetica"/>
        </w:rPr>
      </w:pPr>
    </w:p>
    <w:p w14:paraId="78F88283" w14:textId="70B3D1D3" w:rsidR="00B60215" w:rsidRPr="00C930BC" w:rsidRDefault="001C077A" w:rsidP="0000636F">
      <w:pPr>
        <w:pStyle w:val="Heading2"/>
        <w:spacing w:beforeLines="20" w:before="48" w:afterLines="20" w:after="48" w:line="240" w:lineRule="auto"/>
        <w:rPr>
          <w:rFonts w:cs="Helvetica"/>
          <w:b/>
          <w:bCs/>
        </w:rPr>
      </w:pPr>
      <w:bookmarkStart w:id="149" w:name="_Toc231230211"/>
      <w:bookmarkStart w:id="150" w:name="_Toc231563267"/>
      <w:r w:rsidRPr="00C930BC">
        <w:rPr>
          <w:rFonts w:cs="Helvetica"/>
          <w:b/>
          <w:bCs/>
        </w:rPr>
        <w:t>5</w:t>
      </w:r>
      <w:r w:rsidR="00B60215" w:rsidRPr="00C930BC">
        <w:rPr>
          <w:rFonts w:cs="Helvetica"/>
          <w:b/>
          <w:bCs/>
        </w:rPr>
        <w:t>.4</w:t>
      </w:r>
      <w:r w:rsidRPr="00C930BC">
        <w:rPr>
          <w:rFonts w:cs="Helvetica"/>
          <w:b/>
          <w:bCs/>
        </w:rPr>
        <w:t xml:space="preserve"> Implications for Regulatory Frameworks</w:t>
      </w:r>
      <w:bookmarkEnd w:id="149"/>
      <w:bookmarkEnd w:id="150"/>
    </w:p>
    <w:p w14:paraId="1FE5374E" w14:textId="77777777" w:rsidR="001F69D1" w:rsidRPr="00C930BC" w:rsidRDefault="001F69D1" w:rsidP="0000636F">
      <w:pPr>
        <w:spacing w:beforeLines="20" w:before="48" w:afterLines="20" w:after="48" w:line="240" w:lineRule="auto"/>
        <w:rPr>
          <w:rFonts w:cs="Helvetica"/>
        </w:rPr>
      </w:pPr>
      <w:r w:rsidRPr="00C930BC">
        <w:rPr>
          <w:rFonts w:cs="Helvetica"/>
        </w:rPr>
        <w:t>The results of this thesis have significant ramifications for future laws pertaining to digital privacy. The information shows that a regulatory framework that relies on company self-reporting and requires the disclosure of privacy policies is ineffective</w:t>
      </w:r>
      <w:r w:rsidR="00047DA4" w:rsidRPr="00C930BC">
        <w:rPr>
          <w:rFonts w:cs="Helvetica"/>
        </w:rPr>
        <w:t>.</w:t>
      </w:r>
      <w:sdt>
        <w:sdtPr>
          <w:rPr>
            <w:rFonts w:cs="Helvetica"/>
          </w:rPr>
          <w:id w:val="279610302"/>
          <w:citation/>
        </w:sdtPr>
        <w:sdtContent>
          <w:r w:rsidR="00F50C0D" w:rsidRPr="00C930BC">
            <w:rPr>
              <w:rFonts w:cs="Helvetica"/>
            </w:rPr>
            <w:fldChar w:fldCharType="begin"/>
          </w:r>
          <w:r w:rsidR="00F50C0D" w:rsidRPr="00C930BC">
            <w:rPr>
              <w:rFonts w:cs="Helvetica"/>
              <w:lang w:val="ro-RO"/>
            </w:rPr>
            <w:instrText xml:space="preserve"> CITATION Kat25 \l 1048 </w:instrText>
          </w:r>
          <w:r w:rsidR="00F50C0D" w:rsidRPr="00C930BC">
            <w:rPr>
              <w:rFonts w:cs="Helvetica"/>
            </w:rPr>
            <w:fldChar w:fldCharType="separate"/>
          </w:r>
          <w:r w:rsidR="004814BA" w:rsidRPr="00C930BC">
            <w:rPr>
              <w:rFonts w:cs="Helvetica"/>
              <w:noProof/>
              <w:lang w:val="ro-RO"/>
            </w:rPr>
            <w:t xml:space="preserve"> (Klonick, 2025)</w:t>
          </w:r>
          <w:r w:rsidR="00F50C0D" w:rsidRPr="00C930BC">
            <w:rPr>
              <w:rFonts w:cs="Helvetica"/>
            </w:rPr>
            <w:fldChar w:fldCharType="end"/>
          </w:r>
        </w:sdtContent>
      </w:sdt>
      <w:r w:rsidR="001C077A" w:rsidRPr="00C930BC">
        <w:rPr>
          <w:rFonts w:cs="Helvetica"/>
        </w:rPr>
        <w:t xml:space="preserve">. </w:t>
      </w:r>
      <w:r w:rsidRPr="00C930BC">
        <w:rPr>
          <w:rFonts w:cs="Helvetica"/>
        </w:rPr>
        <w:t xml:space="preserve">Although the GDPR and the </w:t>
      </w:r>
      <w:proofErr w:type="spellStart"/>
      <w:r w:rsidRPr="00C930BC">
        <w:rPr>
          <w:rFonts w:cs="Helvetica"/>
        </w:rPr>
        <w:t>ePrivacy</w:t>
      </w:r>
      <w:proofErr w:type="spellEnd"/>
      <w:r w:rsidRPr="00C930BC">
        <w:rPr>
          <w:rFonts w:cs="Helvetica"/>
        </w:rPr>
        <w:t xml:space="preserve"> Directive have essentially forced businesses to display ads, the fundamental technical techniques employed for data acquisition have largely remained unchanged.</w:t>
      </w:r>
    </w:p>
    <w:p w14:paraId="378766E8" w14:textId="0DFAE57D" w:rsidR="001F69D1" w:rsidRPr="00C930BC" w:rsidRDefault="001F69D1" w:rsidP="0000636F">
      <w:pPr>
        <w:spacing w:beforeLines="20" w:before="48" w:afterLines="20" w:after="48" w:line="240" w:lineRule="auto"/>
        <w:rPr>
          <w:ins w:id="151" w:author="Diana Mitea" w:date="2026-06-13T16:07:00Z"/>
          <w:rFonts w:cs="Helvetica"/>
        </w:rPr>
      </w:pPr>
      <w:r w:rsidRPr="00C930BC">
        <w:rPr>
          <w:rFonts w:cs="Helvetica"/>
        </w:rPr>
        <w:t xml:space="preserve">This so-called </w:t>
      </w:r>
      <w:del w:id="152" w:author="Diana Mitea" w:date="2026-06-13T16:00:00Z">
        <w:r w:rsidRPr="00C930BC" w:rsidDel="0009215B">
          <w:rPr>
            <w:rFonts w:cs="Helvetica"/>
          </w:rPr>
          <w:delText>"</w:delText>
        </w:r>
      </w:del>
      <w:ins w:id="153" w:author="Diana Mitea" w:date="2026-06-13T16:00:00Z">
        <w:r w:rsidR="0009215B" w:rsidRPr="00C930BC">
          <w:rPr>
            <w:rFonts w:cs="Helvetica"/>
          </w:rPr>
          <w:t>“</w:t>
        </w:r>
      </w:ins>
      <w:r w:rsidRPr="00C930BC">
        <w:rPr>
          <w:rFonts w:cs="Helvetica"/>
        </w:rPr>
        <w:t>compliance theatre</w:t>
      </w:r>
      <w:del w:id="154" w:author="Diana Mitea" w:date="2026-06-13T16:00:00Z">
        <w:r w:rsidRPr="00C930BC" w:rsidDel="0009215B">
          <w:rPr>
            <w:rFonts w:cs="Helvetica"/>
          </w:rPr>
          <w:delText>"</w:delText>
        </w:r>
      </w:del>
      <w:ins w:id="155" w:author="Diana Mitea" w:date="2026-06-13T16:00:00Z">
        <w:r w:rsidR="0009215B" w:rsidRPr="00C930BC">
          <w:rPr>
            <w:rFonts w:cs="Helvetica"/>
          </w:rPr>
          <w:t>”</w:t>
        </w:r>
      </w:ins>
      <w:r w:rsidRPr="00C930BC">
        <w:rPr>
          <w:rFonts w:cs="Helvetica"/>
        </w:rPr>
        <w:t xml:space="preserve"> unfairly burdens people. Consent fatigue is a major problem for users, who frequently click </w:t>
      </w:r>
      <w:del w:id="156" w:author="Diana Mitea" w:date="2026-06-13T16:00:00Z">
        <w:r w:rsidRPr="00C930BC" w:rsidDel="0009215B">
          <w:rPr>
            <w:rFonts w:cs="Helvetica"/>
          </w:rPr>
          <w:delText>"</w:delText>
        </w:r>
      </w:del>
      <w:ins w:id="157" w:author="Diana Mitea" w:date="2026-06-13T16:00:00Z">
        <w:r w:rsidR="0009215B" w:rsidRPr="00C930BC">
          <w:rPr>
            <w:rFonts w:cs="Helvetica"/>
          </w:rPr>
          <w:t>“</w:t>
        </w:r>
      </w:ins>
      <w:r w:rsidRPr="00C930BC">
        <w:rPr>
          <w:rFonts w:cs="Helvetica"/>
        </w:rPr>
        <w:t>Accept All</w:t>
      </w:r>
      <w:del w:id="158" w:author="Diana Mitea" w:date="2026-06-13T16:00:00Z">
        <w:r w:rsidRPr="00C930BC" w:rsidDel="0009215B">
          <w:rPr>
            <w:rFonts w:cs="Helvetica"/>
          </w:rPr>
          <w:delText>"</w:delText>
        </w:r>
      </w:del>
      <w:ins w:id="159" w:author="Diana Mitea" w:date="2026-06-13T16:00:00Z">
        <w:r w:rsidR="0009215B" w:rsidRPr="00C930BC">
          <w:rPr>
            <w:rFonts w:cs="Helvetica"/>
          </w:rPr>
          <w:t>”</w:t>
        </w:r>
      </w:ins>
      <w:r w:rsidRPr="00C930BC">
        <w:rPr>
          <w:rFonts w:cs="Helvetica"/>
        </w:rPr>
        <w:t xml:space="preserve"> to access content without realizing that selecting </w:t>
      </w:r>
      <w:del w:id="160" w:author="Diana Mitea" w:date="2026-06-13T16:00:00Z">
        <w:r w:rsidRPr="00C930BC" w:rsidDel="0009215B">
          <w:rPr>
            <w:rFonts w:cs="Helvetica"/>
          </w:rPr>
          <w:delText>"</w:delText>
        </w:r>
      </w:del>
      <w:ins w:id="161" w:author="Diana Mitea" w:date="2026-06-13T16:00:00Z">
        <w:r w:rsidR="0009215B" w:rsidRPr="00C930BC">
          <w:rPr>
            <w:rFonts w:cs="Helvetica"/>
          </w:rPr>
          <w:t>“</w:t>
        </w:r>
      </w:ins>
      <w:r w:rsidRPr="00C930BC">
        <w:rPr>
          <w:rFonts w:cs="Helvetica"/>
        </w:rPr>
        <w:t>Reject</w:t>
      </w:r>
      <w:del w:id="162" w:author="Diana Mitea" w:date="2026-06-13T16:00:00Z">
        <w:r w:rsidRPr="00C930BC" w:rsidDel="0009215B">
          <w:rPr>
            <w:rFonts w:cs="Helvetica"/>
          </w:rPr>
          <w:delText>"</w:delText>
        </w:r>
      </w:del>
      <w:ins w:id="163" w:author="Diana Mitea" w:date="2026-06-13T16:00:00Z">
        <w:r w:rsidR="0009215B" w:rsidRPr="00C930BC">
          <w:rPr>
            <w:rFonts w:cs="Helvetica"/>
          </w:rPr>
          <w:t>”</w:t>
        </w:r>
      </w:ins>
      <w:r w:rsidRPr="00C930BC">
        <w:rPr>
          <w:rFonts w:cs="Helvetica"/>
        </w:rPr>
        <w:t xml:space="preserve"> usually results in the same technological consequence. This study empirically shows that the legal framework</w:t>
      </w:r>
      <w:del w:id="164" w:author="Diana Mitea" w:date="2026-06-13T16:00:00Z">
        <w:r w:rsidRPr="00C930BC" w:rsidDel="0009215B">
          <w:rPr>
            <w:rFonts w:cs="Helvetica"/>
          </w:rPr>
          <w:delText>'</w:delText>
        </w:r>
      </w:del>
      <w:ins w:id="165" w:author="Diana Mitea" w:date="2026-06-13T16:00:00Z">
        <w:r w:rsidR="0009215B" w:rsidRPr="00C930BC">
          <w:rPr>
            <w:rFonts w:cs="Helvetica"/>
          </w:rPr>
          <w:t>’</w:t>
        </w:r>
      </w:ins>
      <w:r w:rsidRPr="00C930BC">
        <w:rPr>
          <w:rFonts w:cs="Helvetica"/>
        </w:rPr>
        <w:t>s premise that Consent Management Platforms (CMPs) are closely connected to data pipelines is essentially incorrect.</w:t>
      </w:r>
    </w:p>
    <w:p w14:paraId="6D4294A5" w14:textId="6C871F41" w:rsidR="001864B8" w:rsidRPr="00C930BC" w:rsidRDefault="001864B8" w:rsidP="0000636F">
      <w:pPr>
        <w:spacing w:beforeLines="20" w:before="48" w:afterLines="20" w:after="48" w:line="240" w:lineRule="auto"/>
        <w:rPr>
          <w:rFonts w:cs="Helvetica"/>
        </w:rPr>
      </w:pPr>
      <w:ins w:id="166" w:author="Diana Mitea" w:date="2026-06-13T16:07:00Z">
        <w:r w:rsidRPr="00C930BC">
          <w:rPr>
            <w:rFonts w:cs="Helvetica"/>
          </w:rPr>
          <w:t>Ultimately, this creates a severe 'enforcement gap' between the law as written and the software as executed. Regulatory bodies, such as regional Data Protection Authorities (DPAs), are heavily staffed by legal professionals rather than software engineers. Consequently, their standard auditing practices often revolve around reading a company's privacy policy and verifying the visual presence of a cookie banner. Because regulators largely lack the automated tools required to perform deep, dynamic Document Object Model (DOM) analysis at scale, tech companies are incentivized to invest heavily in a compliant visual surface while maintaining deeply invasive, non-compliant background architectures. The current regulatory framework is fundamentally blind to the technical realities of modern web development.</w:t>
        </w:r>
      </w:ins>
    </w:p>
    <w:p w14:paraId="3D42FC1A" w14:textId="60839544" w:rsidR="00E845D6" w:rsidRPr="00C930BC" w:rsidRDefault="00E845D6" w:rsidP="0000636F">
      <w:pPr>
        <w:spacing w:beforeLines="20" w:before="48" w:afterLines="20" w:after="48" w:line="240" w:lineRule="auto"/>
        <w:rPr>
          <w:rFonts w:cs="Helvetica"/>
        </w:rPr>
      </w:pPr>
    </w:p>
    <w:p w14:paraId="764EB8C8" w14:textId="52954661" w:rsidR="001C077A" w:rsidRPr="00C930BC" w:rsidRDefault="001C077A" w:rsidP="0000636F">
      <w:pPr>
        <w:pStyle w:val="Heading2"/>
        <w:spacing w:beforeLines="20" w:before="48" w:afterLines="20" w:after="48" w:line="240" w:lineRule="auto"/>
        <w:rPr>
          <w:rFonts w:cs="Helvetica"/>
          <w:b/>
          <w:bCs/>
        </w:rPr>
      </w:pPr>
      <w:bookmarkStart w:id="167" w:name="_Toc231230212"/>
      <w:bookmarkStart w:id="168" w:name="_Toc231563268"/>
      <w:r w:rsidRPr="00C930BC">
        <w:rPr>
          <w:rFonts w:cs="Helvetica"/>
          <w:b/>
          <w:bCs/>
        </w:rPr>
        <w:t>5.</w:t>
      </w:r>
      <w:r w:rsidR="00B60215" w:rsidRPr="00C930BC">
        <w:rPr>
          <w:rFonts w:cs="Helvetica"/>
          <w:b/>
          <w:bCs/>
        </w:rPr>
        <w:t xml:space="preserve">5 </w:t>
      </w:r>
      <w:r w:rsidRPr="00C930BC">
        <w:rPr>
          <w:rFonts w:cs="Helvetica"/>
          <w:b/>
          <w:bCs/>
        </w:rPr>
        <w:t>The Necessity of Automated Client-Side Auditing</w:t>
      </w:r>
      <w:bookmarkEnd w:id="167"/>
      <w:bookmarkEnd w:id="168"/>
    </w:p>
    <w:p w14:paraId="13D7D9BC" w14:textId="7FC16187" w:rsidR="001F69D1" w:rsidRPr="00C930BC" w:rsidDel="00AA4F42" w:rsidRDefault="0009215B" w:rsidP="0000636F">
      <w:pPr>
        <w:spacing w:beforeLines="20" w:before="48" w:afterLines="20" w:after="48" w:line="240" w:lineRule="auto"/>
        <w:rPr>
          <w:del w:id="169" w:author="Diana Mitea" w:date="2026-06-13T15:45:00Z"/>
          <w:rFonts w:cs="Helvetica"/>
        </w:rPr>
      </w:pPr>
      <w:ins w:id="170" w:author="Diana Mitea" w:date="2026-06-13T16:00:00Z">
        <w:r w:rsidRPr="00C930BC">
          <w:rPr>
            <w:rFonts w:cs="Helvetica"/>
          </w:rPr>
          <w:t>The results of this study really highlight why tools like this are needed from a software engineering perspective. Right now, enforcing privacy laws depends heavily on manual audits carried out by Data Protection Authorities (DPAs). However, these agencies often do not have the staff or resources to manually check the millions of dynamic websites operating every single day. To fix this imbalance, we need to move from just looking at theoretical legal compliance to actually verifying technical compliance.</w:t>
        </w:r>
      </w:ins>
      <w:del w:id="171" w:author="Diana Mitea" w:date="2026-06-13T15:45:00Z">
        <w:r w:rsidR="001F69D1" w:rsidRPr="00C930BC" w:rsidDel="00AA4F42">
          <w:rPr>
            <w:rFonts w:cs="Helvetica"/>
          </w:rPr>
          <w:delText>The results of this study validate the significance of the produced application from the standpoint of software engineering and informatics. Currently, reactive regulatory enforcement relies on laborious manual audits carried out by Data Protection Authorities (DPAs).</w:delText>
        </w:r>
      </w:del>
    </w:p>
    <w:p w14:paraId="4F2D9EA4" w14:textId="77777777" w:rsidR="00AA4F42" w:rsidRPr="00C930BC" w:rsidRDefault="00AA4F42" w:rsidP="0000636F">
      <w:pPr>
        <w:spacing w:beforeLines="20" w:before="48" w:afterLines="20" w:after="48" w:line="240" w:lineRule="auto"/>
        <w:rPr>
          <w:ins w:id="172" w:author="Diana Mitea" w:date="2026-06-13T15:45:00Z"/>
          <w:rFonts w:cs="Helvetica"/>
        </w:rPr>
      </w:pPr>
    </w:p>
    <w:p w14:paraId="0B1923EC" w14:textId="13B37502" w:rsidR="00475A0B" w:rsidRPr="00C930BC" w:rsidRDefault="0009215B" w:rsidP="0000636F">
      <w:pPr>
        <w:spacing w:beforeLines="20" w:before="48" w:afterLines="20" w:after="48" w:line="240" w:lineRule="auto"/>
        <w:rPr>
          <w:rFonts w:cs="Helvetica"/>
        </w:rPr>
      </w:pPr>
      <w:ins w:id="173" w:author="Diana Mitea" w:date="2026-06-13T16:00:00Z">
        <w:r w:rsidRPr="00C930BC">
          <w:rPr>
            <w:rFonts w:cs="Helvetica"/>
          </w:rPr>
          <w:t>Tools like the Privacy Policy Analyzer &amp; Cookie Trax help fix this by giving users and researchers real-time diagnostics. By putting auditing tools directly in the browser, we essentially crowdsource the oversight process. When users can instantly see hidden local storage violations for themselves, they become active participants in protecting their privacy. Automatically comparing a site</w:t>
        </w:r>
        <w:r w:rsidRPr="00C930BC">
          <w:rPr>
            <w:rFonts w:cs="Helvetica"/>
          </w:rPr>
          <w:t>’</w:t>
        </w:r>
        <w:r w:rsidRPr="00C930BC">
          <w:rPr>
            <w:rFonts w:cs="Helvetica"/>
          </w:rPr>
          <w:t>s legal claims against its actual tracking behavior puts real pressure on data controllers, helping to put an end to the industry</w:t>
        </w:r>
        <w:r w:rsidRPr="00C930BC">
          <w:rPr>
            <w:rFonts w:cs="Helvetica"/>
          </w:rPr>
          <w:t>’</w:t>
        </w:r>
        <w:r w:rsidRPr="00C930BC">
          <w:rPr>
            <w:rFonts w:cs="Helvetica"/>
          </w:rPr>
          <w:t>s reliance on compliance theater</w:t>
        </w:r>
        <w:r w:rsidRPr="00C930BC">
          <w:rPr>
            <w:rFonts w:cs="Helvetica"/>
          </w:rPr>
          <w:t>.</w:t>
        </w:r>
      </w:ins>
      <w:del w:id="174" w:author="Diana Mitea" w:date="2026-06-13T15:46:00Z">
        <w:r w:rsidR="001F69D1" w:rsidRPr="00C930BC" w:rsidDel="00AA4F42">
          <w:rPr>
            <w:rFonts w:cs="Helvetica"/>
          </w:rPr>
          <w:delText>The enforcement of privacy must go from notional legal compliance to verifiable technical compliance in order to reestablish the balance of power. Real-time, client-side diagnostics are made possible for consumers and independent researchers by tools such as the Privacy Policy Analyzer &amp; Cookie Trax. End users can quickly identify Dark Patterns, fake consent states, and evasive architectures by automatically cross-referencing NLP-parsed policy claims with dynamic browser storage events. This significantly neutralizes corporate dependence on compliance theater.</w:delText>
        </w:r>
      </w:del>
      <w:r w:rsidR="00475A0B" w:rsidRPr="00C930BC">
        <w:rPr>
          <w:rFonts w:cs="Helvetica"/>
        </w:rPr>
        <w:br w:type="page"/>
      </w:r>
    </w:p>
    <w:p w14:paraId="7FA7167D" w14:textId="59A1385A" w:rsidR="00DC1054" w:rsidRPr="00C930BC" w:rsidRDefault="00D11E0E" w:rsidP="009B2D1E">
      <w:pPr>
        <w:pStyle w:val="Heading1"/>
        <w:spacing w:beforeLines="20" w:before="48" w:afterLines="20" w:after="48" w:line="240" w:lineRule="auto"/>
        <w:jc w:val="center"/>
        <w:rPr>
          <w:rFonts w:cs="Helvetica"/>
          <w:b/>
          <w:bCs/>
        </w:rPr>
      </w:pPr>
      <w:bookmarkStart w:id="175" w:name="_Toc231230213"/>
      <w:bookmarkStart w:id="176" w:name="_Toc231563269"/>
      <w:r w:rsidRPr="00C930BC">
        <w:rPr>
          <w:rFonts w:cs="Helvetica"/>
          <w:b/>
          <w:bCs/>
        </w:rPr>
        <w:lastRenderedPageBreak/>
        <w:t xml:space="preserve">6. </w:t>
      </w:r>
      <w:r w:rsidR="00DC1054" w:rsidRPr="00C930BC">
        <w:rPr>
          <w:rFonts w:cs="Helvetica"/>
          <w:b/>
          <w:bCs/>
        </w:rPr>
        <w:t>Conclusions</w:t>
      </w:r>
      <w:bookmarkEnd w:id="175"/>
      <w:bookmarkEnd w:id="176"/>
    </w:p>
    <w:p w14:paraId="18FBAB3D" w14:textId="77777777" w:rsidR="00475A0B" w:rsidRPr="00C930BC" w:rsidRDefault="00475A0B" w:rsidP="0000636F">
      <w:pPr>
        <w:spacing w:beforeLines="20" w:before="48" w:afterLines="20" w:after="48" w:line="240" w:lineRule="auto"/>
        <w:rPr>
          <w:rFonts w:cs="Helvetica"/>
        </w:rPr>
      </w:pPr>
    </w:p>
    <w:p w14:paraId="6FC28F4C" w14:textId="77777777" w:rsidR="00C944F9" w:rsidRPr="00C930BC" w:rsidRDefault="00C944F9" w:rsidP="0000636F">
      <w:pPr>
        <w:pStyle w:val="Heading2"/>
        <w:spacing w:beforeLines="20" w:before="48" w:afterLines="20" w:after="48" w:line="240" w:lineRule="auto"/>
        <w:rPr>
          <w:rFonts w:cs="Helvetica"/>
          <w:b/>
          <w:bCs/>
        </w:rPr>
      </w:pPr>
      <w:bookmarkStart w:id="177" w:name="_Toc231230214"/>
      <w:bookmarkStart w:id="178" w:name="_Toc231563270"/>
      <w:r w:rsidRPr="00C930BC">
        <w:rPr>
          <w:rFonts w:cs="Helvetica"/>
          <w:b/>
          <w:bCs/>
        </w:rPr>
        <w:t>6.1 Summary of Research and Findings</w:t>
      </w:r>
      <w:bookmarkEnd w:id="177"/>
      <w:bookmarkEnd w:id="178"/>
    </w:p>
    <w:p w14:paraId="5563574F" w14:textId="190792E6" w:rsidR="00C944F9" w:rsidRPr="00C930BC" w:rsidRDefault="001149F0" w:rsidP="0000636F">
      <w:pPr>
        <w:spacing w:beforeLines="20" w:before="48" w:afterLines="20" w:after="48" w:line="240" w:lineRule="auto"/>
        <w:rPr>
          <w:rFonts w:cs="Helvetica"/>
          <w:b/>
          <w:bCs/>
          <w:sz w:val="27"/>
          <w:lang w:val="en-GB"/>
        </w:rPr>
      </w:pPr>
      <w:r w:rsidRPr="00C930BC">
        <w:rPr>
          <w:rFonts w:cs="Helvetica"/>
        </w:rPr>
        <w:t>This thesis' primary objective was to investigate the discrepancy between what is written about regulatory compliance and what is actually done in the real world of digital privacy. In order to accomplish this, Privacy Policy Analyzer &amp; Cookie Trax, a user-friendly local browser program, was developed and evaluated on a number of well-known international websites</w:t>
      </w:r>
      <w:r w:rsidR="00B177AC" w:rsidRPr="00C930BC">
        <w:rPr>
          <w:rFonts w:cs="Helvetica"/>
        </w:rPr>
        <w:t>.</w:t>
      </w:r>
    </w:p>
    <w:p w14:paraId="53A759C2" w14:textId="11D5E616" w:rsidR="00A21C41" w:rsidRPr="00C930BC" w:rsidRDefault="001149F0" w:rsidP="00A21C41">
      <w:pPr>
        <w:spacing w:beforeLines="20" w:before="48" w:afterLines="20" w:after="48" w:line="240" w:lineRule="auto"/>
        <w:rPr>
          <w:rFonts w:cs="Helvetica"/>
        </w:rPr>
      </w:pPr>
      <w:r w:rsidRPr="00C930BC">
        <w:rPr>
          <w:rFonts w:cs="Helvetica"/>
        </w:rPr>
        <w:t>The study successfully employed a dual-engine setup: a dynamic browser storage scanner to track real-time tracking data and a static Natural Language Processing (NLP) module to evaluate theoretical privacy claims. The application performed effectively as an automated, real-time compliance checker by merging these two data sources</w:t>
      </w:r>
      <w:r w:rsidR="00B177AC" w:rsidRPr="00C930BC">
        <w:rPr>
          <w:rFonts w:cs="Helvetica"/>
        </w:rPr>
        <w:t>.</w:t>
      </w:r>
      <w:r w:rsidR="00A21C41" w:rsidRPr="00C930BC">
        <w:rPr>
          <w:rFonts w:cs="Helvetica"/>
        </w:rPr>
        <w:t xml:space="preserve"> </w:t>
      </w:r>
      <w:r w:rsidRPr="00C930BC">
        <w:rPr>
          <w:rFonts w:cs="Helvetica"/>
        </w:rPr>
        <w:t xml:space="preserve">The empirical results of this study unequivocally demonstrate how much the contemporary web relies on "compliance theatre." </w:t>
      </w:r>
      <w:r w:rsidR="00A21C41" w:rsidRPr="00C930BC">
        <w:rPr>
          <w:rFonts w:cs="Helvetica"/>
        </w:rPr>
        <w:t>The use of Consent Management Platforms (CMPs) frequently reduces the transparency of business data practices, despite the presence of stringent regulations such as the General Data Protection Regulation (GDPR) and the Privacy Directive.</w:t>
      </w:r>
    </w:p>
    <w:p w14:paraId="15B456A0" w14:textId="562B5518" w:rsidR="00C944F9" w:rsidRPr="00C930BC" w:rsidRDefault="00A21C41" w:rsidP="00A21C41">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The analysis identified significant issues in the design of the system, including</w:t>
      </w:r>
      <w:r w:rsidR="00C944F9" w:rsidRPr="00C930BC">
        <w:rPr>
          <w:rFonts w:ascii="Helvetica" w:hAnsi="Helvetica" w:cs="Helvetica"/>
        </w:rPr>
        <w:t>:</w:t>
      </w:r>
    </w:p>
    <w:p w14:paraId="426BF5F1" w14:textId="429BBACE" w:rsidR="00C944F9" w:rsidRPr="00C930BC"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C930BC">
        <w:rPr>
          <w:rFonts w:ascii="Helvetica" w:hAnsi="Helvetica" w:cs="Helvetica"/>
          <w:b/>
          <w:bCs/>
        </w:rPr>
        <w:t>Fabricated Consent States:</w:t>
      </w:r>
      <w:r w:rsidRPr="00C930BC">
        <w:rPr>
          <w:rFonts w:ascii="Helvetica" w:hAnsi="Helvetica" w:cs="Helvetica"/>
        </w:rPr>
        <w:t xml:space="preserve"> </w:t>
      </w:r>
      <w:proofErr w:type="spellStart"/>
      <w:r w:rsidR="001149F0" w:rsidRPr="00C930BC">
        <w:rPr>
          <w:rFonts w:ascii="Helvetica" w:hAnsi="Helvetica" w:cs="Helvetica"/>
        </w:rPr>
        <w:t>Temu</w:t>
      </w:r>
      <w:proofErr w:type="spellEnd"/>
      <w:r w:rsidR="001149F0" w:rsidRPr="00C930BC">
        <w:rPr>
          <w:rFonts w:ascii="Helvetica" w:hAnsi="Helvetica" w:cs="Helvetica"/>
        </w:rPr>
        <w:t xml:space="preserve"> and other domains preconfigure internal HTTP consent records as "Accepted"</w:t>
      </w:r>
      <w:r w:rsidR="00FF3749" w:rsidRPr="00C930BC">
        <w:rPr>
          <w:rFonts w:ascii="Helvetica" w:hAnsi="Helvetica" w:cs="Helvetica"/>
        </w:rPr>
        <w:t>,</w:t>
      </w:r>
      <w:r w:rsidR="001149F0" w:rsidRPr="00C930BC">
        <w:rPr>
          <w:rFonts w:ascii="Helvetica" w:hAnsi="Helvetica" w:cs="Helvetica"/>
        </w:rPr>
        <w:t xml:space="preserve"> ignoring specific user opt-out instructions, and proactively inject tracking payloads prior to user engagement</w:t>
      </w:r>
      <w:r w:rsidR="00B177AC" w:rsidRPr="00C930BC">
        <w:rPr>
          <w:rFonts w:ascii="Helvetica" w:hAnsi="Helvetica" w:cs="Helvetica"/>
        </w:rPr>
        <w:t>.</w:t>
      </w:r>
    </w:p>
    <w:p w14:paraId="42C6F2C5" w14:textId="525CDEF7" w:rsidR="00C944F9" w:rsidRPr="00C930BC"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C930BC">
        <w:rPr>
          <w:rFonts w:ascii="Helvetica" w:hAnsi="Helvetica" w:cs="Helvetica"/>
          <w:b/>
          <w:bCs/>
        </w:rPr>
        <w:t>Storage Evasion:</w:t>
      </w:r>
      <w:r w:rsidRPr="00C930BC">
        <w:rPr>
          <w:rFonts w:ascii="Helvetica" w:hAnsi="Helvetica" w:cs="Helvetica"/>
        </w:rPr>
        <w:t xml:space="preserve"> </w:t>
      </w:r>
      <w:r w:rsidR="001149F0" w:rsidRPr="00C930BC">
        <w:rPr>
          <w:rFonts w:ascii="Helvetica" w:hAnsi="Helvetica" w:cs="Helvetica"/>
        </w:rPr>
        <w:t>In order to keep the same tracking payloads regardless of the user's consent option, platforms such as TikTok are increasingly using HTML5 Web Storage APIs (</w:t>
      </w:r>
      <w:proofErr w:type="spellStart"/>
      <w:r w:rsidR="001149F0" w:rsidRPr="00C930BC">
        <w:rPr>
          <w:rFonts w:ascii="Helvetica" w:hAnsi="Helvetica" w:cs="Helvetica"/>
        </w:rPr>
        <w:t>localStorage</w:t>
      </w:r>
      <w:proofErr w:type="spellEnd"/>
      <w:r w:rsidR="001149F0" w:rsidRPr="00C930BC">
        <w:rPr>
          <w:rFonts w:ascii="Helvetica" w:hAnsi="Helvetica" w:cs="Helvetica"/>
        </w:rPr>
        <w:t>) instead of traditional, easily auditable HTTP cookies.</w:t>
      </w:r>
    </w:p>
    <w:p w14:paraId="655C4FB3" w14:textId="5DAA9D5F" w:rsidR="00C944F9" w:rsidRPr="00C930BC"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C930BC">
        <w:rPr>
          <w:rFonts w:ascii="Helvetica" w:hAnsi="Helvetica" w:cs="Helvetica"/>
          <w:b/>
          <w:bCs/>
        </w:rPr>
        <w:t>Unverifiable Server-Side Processing:</w:t>
      </w:r>
      <w:r w:rsidRPr="00C930BC">
        <w:rPr>
          <w:rFonts w:ascii="Helvetica" w:hAnsi="Helvetica" w:cs="Helvetica"/>
        </w:rPr>
        <w:t xml:space="preserve"> </w:t>
      </w:r>
      <w:r w:rsidR="001149F0" w:rsidRPr="00C930BC">
        <w:rPr>
          <w:rFonts w:ascii="Helvetica" w:hAnsi="Helvetica" w:cs="Helvetica"/>
        </w:rPr>
        <w:t>Because major companies like Meta and OpenAI do not provide client-side verification of consent states, the system is opaque, overlooks clear rejections, and violates GDPR transparency rules</w:t>
      </w:r>
      <w:r w:rsidR="00B177AC" w:rsidRPr="00C930BC">
        <w:rPr>
          <w:rFonts w:ascii="Helvetica" w:hAnsi="Helvetica" w:cs="Helvetica"/>
        </w:rPr>
        <w:t>.</w:t>
      </w:r>
    </w:p>
    <w:p w14:paraId="7E654B74" w14:textId="62AA1A5F" w:rsidR="00E845D6"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In the end, this thesis demonstrates that using legal papers alone to evaluate digital privacy is insufficient. The developed application shows that client-side technical auditing is a useful and crucial instrument for empowering internet users and encouraging real data autonomy.</w:t>
      </w:r>
    </w:p>
    <w:p w14:paraId="32C2AB45" w14:textId="77777777" w:rsidR="001149F0" w:rsidRPr="00C930BC" w:rsidRDefault="001149F0" w:rsidP="0000636F">
      <w:pPr>
        <w:pStyle w:val="NormalWeb"/>
        <w:spacing w:beforeLines="20" w:before="48" w:beforeAutospacing="0" w:afterLines="20" w:after="48" w:afterAutospacing="0"/>
        <w:jc w:val="both"/>
        <w:rPr>
          <w:rFonts w:ascii="Helvetica" w:hAnsi="Helvetica" w:cs="Helvetica"/>
        </w:rPr>
      </w:pPr>
    </w:p>
    <w:p w14:paraId="092EB659" w14:textId="77777777" w:rsidR="00C944F9" w:rsidRPr="00C930BC" w:rsidRDefault="00C944F9" w:rsidP="0000636F">
      <w:pPr>
        <w:pStyle w:val="Heading2"/>
        <w:spacing w:beforeLines="20" w:before="48" w:afterLines="20" w:after="48" w:line="240" w:lineRule="auto"/>
        <w:rPr>
          <w:rFonts w:cs="Helvetica"/>
          <w:b/>
          <w:bCs/>
        </w:rPr>
      </w:pPr>
      <w:bookmarkStart w:id="179" w:name="_Toc231230215"/>
      <w:bookmarkStart w:id="180" w:name="_Toc231563271"/>
      <w:r w:rsidRPr="00C930BC">
        <w:rPr>
          <w:rFonts w:cs="Helvetica"/>
          <w:b/>
          <w:bCs/>
        </w:rPr>
        <w:t>6.2 Technical Limitations of the Developed Application</w:t>
      </w:r>
      <w:bookmarkEnd w:id="179"/>
      <w:bookmarkEnd w:id="180"/>
    </w:p>
    <w:p w14:paraId="60163BAA" w14:textId="1EAC27C4" w:rsidR="00C944F9"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Although it has some technological restrictions characteristic of client-side browser extensions, the Privacy Policy Analyser &amp; Cookie Trax program successfully identified significant compliance issues. Understanding the extent of the findings requires an awareness of these limitations.</w:t>
      </w:r>
    </w:p>
    <w:p w14:paraId="5A47F9C7" w14:textId="49B66A30" w:rsidR="001149F0"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To begin, the static textual analysis employs a keyword-based NLP algorithm that has been optimized for rapid execution on the client side. </w:t>
      </w:r>
      <w:r w:rsidR="00A21C41" w:rsidRPr="00C930BC">
        <w:rPr>
          <w:rFonts w:ascii="Helvetica" w:hAnsi="Helvetica" w:cs="Helvetica"/>
        </w:rPr>
        <w:t xml:space="preserve">However, it lacks the depth of semantic understanding provided by Large Language Models (LLMs). </w:t>
      </w:r>
      <w:r w:rsidRPr="00C930BC">
        <w:rPr>
          <w:rFonts w:ascii="Helvetica" w:hAnsi="Helvetica" w:cs="Helvetica"/>
        </w:rPr>
        <w:t>As a result, it may struggle with extremely intricate legal terminology or unorthodox policy frameworks. Furthermore, as demonstrated by the Samsung anomaly in Chapter 4, the extraction engine is unable to evaluate policies that are protected by strict "Cookie Walls" or embedded within complex Single-Page Application (SPA) frameworks such as React, where the relevant text is not immediately available in the initial Document Object Model.</w:t>
      </w:r>
    </w:p>
    <w:p w14:paraId="07F23E6E" w14:textId="7DCDB7DF" w:rsidR="00C944F9"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Furthermore, the browser's sandbox environment places restrictions on the dynamic storage auditing module. While it successfully keeps an eye on HTML5 local storage and HTTP cookies, it is unable to recognize server-side tracking techniques. Because technologies like Server-to-Server API tracking (like the Meta Conversions API) function outside of the client, </w:t>
      </w:r>
      <w:r w:rsidRPr="00C930BC">
        <w:rPr>
          <w:rFonts w:ascii="Helvetica" w:hAnsi="Helvetica" w:cs="Helvetica"/>
        </w:rPr>
        <w:lastRenderedPageBreak/>
        <w:t>the application's discrepancy engine is unable to identify data gathered using these techniques.</w:t>
      </w:r>
    </w:p>
    <w:p w14:paraId="74566EFB" w14:textId="77777777" w:rsidR="009314F4" w:rsidRPr="00C930BC" w:rsidRDefault="009314F4" w:rsidP="0000636F">
      <w:pPr>
        <w:pStyle w:val="NormalWeb"/>
        <w:spacing w:beforeLines="20" w:before="48" w:beforeAutospacing="0" w:afterLines="20" w:after="48" w:afterAutospacing="0"/>
        <w:jc w:val="both"/>
        <w:rPr>
          <w:rFonts w:ascii="Helvetica" w:hAnsi="Helvetica" w:cs="Helvetica"/>
        </w:rPr>
      </w:pPr>
    </w:p>
    <w:p w14:paraId="7351C060" w14:textId="77777777" w:rsidR="00C944F9" w:rsidRPr="00C930BC" w:rsidRDefault="00C944F9" w:rsidP="0000636F">
      <w:pPr>
        <w:pStyle w:val="Heading2"/>
        <w:spacing w:beforeLines="20" w:before="48" w:afterLines="20" w:after="48" w:line="240" w:lineRule="auto"/>
        <w:rPr>
          <w:rFonts w:cs="Helvetica"/>
          <w:b/>
          <w:bCs/>
        </w:rPr>
      </w:pPr>
      <w:bookmarkStart w:id="181" w:name="_Toc231230216"/>
      <w:bookmarkStart w:id="182" w:name="_Toc231563272"/>
      <w:r w:rsidRPr="00C930BC">
        <w:rPr>
          <w:rFonts w:cs="Helvetica"/>
          <w:b/>
          <w:bCs/>
        </w:rPr>
        <w:t>6.3 Future Work and Research Directions</w:t>
      </w:r>
      <w:bookmarkEnd w:id="181"/>
      <w:bookmarkEnd w:id="182"/>
    </w:p>
    <w:p w14:paraId="204F99CC" w14:textId="77777777" w:rsidR="001149F0"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The shortcomings of the current design point to specific paths for further business informatics research and development. The following improvements could be made to the application in future iterations:</w:t>
      </w:r>
    </w:p>
    <w:p w14:paraId="26A815DA" w14:textId="650DB006" w:rsidR="00C944F9" w:rsidRPr="00C930BC" w:rsidRDefault="00C944F9" w:rsidP="0000636F">
      <w:pPr>
        <w:pStyle w:val="NormalWeb"/>
        <w:numPr>
          <w:ilvl w:val="0"/>
          <w:numId w:val="27"/>
        </w:numPr>
        <w:spacing w:beforeLines="20" w:before="48" w:beforeAutospacing="0" w:afterLines="20" w:after="48" w:afterAutospacing="0"/>
        <w:jc w:val="both"/>
        <w:rPr>
          <w:rFonts w:ascii="Helvetica" w:hAnsi="Helvetica" w:cs="Helvetica"/>
        </w:rPr>
      </w:pPr>
      <w:r w:rsidRPr="00C930BC">
        <w:rPr>
          <w:rFonts w:ascii="Helvetica" w:hAnsi="Helvetica" w:cs="Helvetica"/>
          <w:b/>
          <w:bCs/>
        </w:rPr>
        <w:t>Integration of On-Device Machine Learning:</w:t>
      </w:r>
      <w:r w:rsidRPr="00C930BC">
        <w:rPr>
          <w:rFonts w:ascii="Helvetica" w:hAnsi="Helvetica" w:cs="Helvetica"/>
        </w:rPr>
        <w:t xml:space="preserve"> </w:t>
      </w:r>
      <w:r w:rsidR="001149F0" w:rsidRPr="00C930BC">
        <w:rPr>
          <w:rFonts w:ascii="Helvetica" w:hAnsi="Helvetica" w:cs="Helvetica"/>
        </w:rPr>
        <w:t xml:space="preserve">Using </w:t>
      </w:r>
      <w:proofErr w:type="spellStart"/>
      <w:r w:rsidR="001149F0" w:rsidRPr="00C930BC">
        <w:rPr>
          <w:rFonts w:ascii="Helvetica" w:hAnsi="Helvetica" w:cs="Helvetica"/>
        </w:rPr>
        <w:t>WebGPU</w:t>
      </w:r>
      <w:proofErr w:type="spellEnd"/>
      <w:r w:rsidR="001149F0" w:rsidRPr="00C930BC">
        <w:rPr>
          <w:rFonts w:ascii="Helvetica" w:hAnsi="Helvetica" w:cs="Helvetica"/>
        </w:rPr>
        <w:t xml:space="preserve"> technology, lightweight, on-device Large Language Models can improve the static text analyser. Since the text stays on the device and is not transferred to external cloud servers, this update would allow the program to perform deep semantic analysis on privacy policies while protecting user privacy</w:t>
      </w:r>
      <w:r w:rsidR="00B177AC" w:rsidRPr="00C930BC">
        <w:rPr>
          <w:rFonts w:ascii="Helvetica" w:hAnsi="Helvetica" w:cs="Helvetica"/>
        </w:rPr>
        <w:t>.</w:t>
      </w:r>
    </w:p>
    <w:p w14:paraId="17525629" w14:textId="7A860EDC" w:rsidR="008B1E0C" w:rsidRPr="00C930BC" w:rsidRDefault="00C944F9" w:rsidP="0000636F">
      <w:pPr>
        <w:pStyle w:val="NormalWeb"/>
        <w:numPr>
          <w:ilvl w:val="0"/>
          <w:numId w:val="14"/>
        </w:numPr>
        <w:spacing w:beforeLines="20" w:before="48" w:beforeAutospacing="0" w:afterLines="20" w:after="48" w:afterAutospacing="0"/>
        <w:jc w:val="both"/>
        <w:rPr>
          <w:rFonts w:ascii="Helvetica" w:hAnsi="Helvetica" w:cs="Helvetica"/>
        </w:rPr>
      </w:pPr>
      <w:r w:rsidRPr="00C930BC">
        <w:rPr>
          <w:rFonts w:ascii="Helvetica" w:hAnsi="Helvetica" w:cs="Helvetica"/>
          <w:b/>
          <w:bCs/>
        </w:rPr>
        <w:t>Automated Regulatory Reporting:</w:t>
      </w:r>
      <w:r w:rsidRPr="00C930BC">
        <w:rPr>
          <w:rFonts w:ascii="Helvetica" w:hAnsi="Helvetica" w:cs="Helvetica"/>
        </w:rPr>
        <w:t xml:space="preserve"> </w:t>
      </w:r>
      <w:r w:rsidR="008B1E0C" w:rsidRPr="00C930BC">
        <w:rPr>
          <w:rFonts w:ascii="Helvetica" w:hAnsi="Helvetica" w:cs="Helvetica"/>
        </w:rPr>
        <w:t xml:space="preserve">A public metrics database could be added to the application. </w:t>
      </w:r>
      <w:r w:rsidR="00A21C41" w:rsidRPr="00C930BC">
        <w:rPr>
          <w:rFonts w:ascii="Helvetica" w:hAnsi="Helvetica" w:cs="Helvetica"/>
        </w:rPr>
        <w:t>The discrepancy engine is capable of automatically sending standardized compliance notifications to local Data Protection Authorities (DPAs) upon detection of significant General Data Protection Regulation (GDPR) violations, such as tracking prior to obtaining consent or disregarding opt-out requests. This method facilitates proactive rather than reactive enforcement.</w:t>
      </w:r>
    </w:p>
    <w:p w14:paraId="53C45302" w14:textId="249F49FC" w:rsidR="00C944F9" w:rsidRPr="00C930BC" w:rsidRDefault="00C944F9" w:rsidP="0000636F">
      <w:pPr>
        <w:pStyle w:val="NormalWeb"/>
        <w:numPr>
          <w:ilvl w:val="0"/>
          <w:numId w:val="14"/>
        </w:numPr>
        <w:spacing w:beforeLines="20" w:before="48" w:beforeAutospacing="0" w:afterLines="20" w:after="48" w:afterAutospacing="0"/>
        <w:jc w:val="both"/>
        <w:rPr>
          <w:rFonts w:ascii="Helvetica" w:hAnsi="Helvetica" w:cs="Helvetica"/>
        </w:rPr>
      </w:pPr>
      <w:r w:rsidRPr="00C930BC">
        <w:rPr>
          <w:rFonts w:ascii="Helvetica" w:hAnsi="Helvetica" w:cs="Helvetica"/>
          <w:b/>
          <w:bCs/>
        </w:rPr>
        <w:t>Global Privacy Control (GPC) Integration:</w:t>
      </w:r>
      <w:r w:rsidRPr="00C930BC">
        <w:rPr>
          <w:rFonts w:ascii="Helvetica" w:hAnsi="Helvetica" w:cs="Helvetica"/>
        </w:rPr>
        <w:t xml:space="preserve"> </w:t>
      </w:r>
      <w:r w:rsidR="00A21C41" w:rsidRPr="00C930BC">
        <w:rPr>
          <w:rFonts w:ascii="Helvetica" w:hAnsi="Helvetica" w:cs="Helvetica"/>
        </w:rPr>
        <w:t>Future updates should incorporate support for emerging automated consent systems, including the Global Privacy Control signal</w:t>
      </w:r>
      <w:sdt>
        <w:sdtPr>
          <w:rPr>
            <w:rFonts w:ascii="Helvetica" w:hAnsi="Helvetica" w:cs="Helvetica"/>
          </w:rPr>
          <w:id w:val="-1704555852"/>
          <w:citation/>
        </w:sdtPr>
        <w:sdtContent>
          <w:r w:rsidR="00BB6BF2" w:rsidRPr="00C930BC">
            <w:rPr>
              <w:rFonts w:ascii="Helvetica" w:hAnsi="Helvetica" w:cs="Helvetica"/>
            </w:rPr>
            <w:fldChar w:fldCharType="begin"/>
          </w:r>
          <w:r w:rsidR="00BB6BF2" w:rsidRPr="00C930BC">
            <w:rPr>
              <w:rFonts w:ascii="Helvetica" w:hAnsi="Helvetica" w:cs="Helvetica"/>
              <w:lang w:val="ro-RO"/>
            </w:rPr>
            <w:instrText xml:space="preserve"> CITATION Wor26 \l 1048 </w:instrText>
          </w:r>
          <w:r w:rsidR="00BB6BF2" w:rsidRPr="00C930BC">
            <w:rPr>
              <w:rFonts w:ascii="Helvetica" w:hAnsi="Helvetica" w:cs="Helvetica"/>
            </w:rPr>
            <w:fldChar w:fldCharType="separate"/>
          </w:r>
          <w:r w:rsidR="004814BA" w:rsidRPr="00C930BC">
            <w:rPr>
              <w:rFonts w:ascii="Helvetica" w:hAnsi="Helvetica" w:cs="Helvetica"/>
              <w:noProof/>
              <w:lang w:val="ro-RO"/>
            </w:rPr>
            <w:t xml:space="preserve"> (World Wide Web Consortium, 2026)</w:t>
          </w:r>
          <w:r w:rsidR="00BB6BF2" w:rsidRPr="00C930BC">
            <w:rPr>
              <w:rFonts w:ascii="Helvetica" w:hAnsi="Helvetica" w:cs="Helvetica"/>
            </w:rPr>
            <w:fldChar w:fldCharType="end"/>
          </w:r>
        </w:sdtContent>
      </w:sdt>
      <w:r w:rsidR="00A21C41" w:rsidRPr="00C930BC">
        <w:rPr>
          <w:rFonts w:ascii="Helvetica" w:hAnsi="Helvetica" w:cs="Helvetica"/>
        </w:rPr>
        <w:t>.</w:t>
      </w:r>
      <w:r w:rsidRPr="00C930BC">
        <w:rPr>
          <w:rFonts w:ascii="Helvetica" w:hAnsi="Helvetica" w:cs="Helvetica"/>
        </w:rPr>
        <w:t xml:space="preserve"> </w:t>
      </w:r>
      <w:r w:rsidR="00A21C41" w:rsidRPr="00C930BC">
        <w:rPr>
          <w:rFonts w:ascii="Helvetica" w:hAnsi="Helvetica" w:cs="Helvetica"/>
        </w:rPr>
        <w:t>This enhancement would enable the extension to automatically reject tracking at the browser header level prior to the loading of Consent Management Platforms (CMPs)</w:t>
      </w:r>
      <w:r w:rsidR="006B6CEA" w:rsidRPr="00C930BC">
        <w:rPr>
          <w:rFonts w:ascii="Helvetica" w:hAnsi="Helvetica" w:cs="Helvetica"/>
        </w:rPr>
        <w:t>.</w:t>
      </w:r>
    </w:p>
    <w:p w14:paraId="09A26869" w14:textId="77777777" w:rsidR="00E845D6" w:rsidRPr="00C930BC" w:rsidRDefault="00E845D6" w:rsidP="0000636F">
      <w:pPr>
        <w:pStyle w:val="NormalWeb"/>
        <w:spacing w:beforeLines="20" w:before="48" w:beforeAutospacing="0" w:afterLines="20" w:after="48" w:afterAutospacing="0"/>
        <w:ind w:left="360"/>
        <w:jc w:val="both"/>
        <w:rPr>
          <w:rFonts w:ascii="Helvetica" w:hAnsi="Helvetica" w:cs="Helvetica"/>
        </w:rPr>
      </w:pPr>
    </w:p>
    <w:p w14:paraId="2DB15609" w14:textId="77777777" w:rsidR="00C944F9" w:rsidRPr="00C930BC" w:rsidRDefault="00C944F9" w:rsidP="0000636F">
      <w:pPr>
        <w:pStyle w:val="Heading2"/>
        <w:spacing w:beforeLines="20" w:before="48" w:afterLines="20" w:after="48" w:line="240" w:lineRule="auto"/>
        <w:rPr>
          <w:rFonts w:cs="Helvetica"/>
          <w:b/>
          <w:bCs/>
        </w:rPr>
      </w:pPr>
      <w:bookmarkStart w:id="183" w:name="_Toc231230217"/>
      <w:bookmarkStart w:id="184" w:name="_Toc231563273"/>
      <w:r w:rsidRPr="00C930BC">
        <w:rPr>
          <w:rFonts w:cs="Helvetica"/>
          <w:b/>
          <w:bCs/>
        </w:rPr>
        <w:t>6.4 Final Concluding Remarks</w:t>
      </w:r>
      <w:bookmarkEnd w:id="183"/>
      <w:bookmarkEnd w:id="184"/>
    </w:p>
    <w:p w14:paraId="073E56BD" w14:textId="46102F35" w:rsidR="00C944F9" w:rsidRPr="00C930BC" w:rsidRDefault="008B1E0C"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By establishing a solid theoretical framework for data protection, the GDPR's implementation represented a major step forward for digital human rights. However, in a world where the severe commercialization of personal data predominates, regulation alone is insufficient. Reactive regulators or overworked users cannot be the only ones responsible for enforcement when businesses employ more sophisticated Dark Patterns and covert tracking technologies to seem compliant.</w:t>
      </w:r>
    </w:p>
    <w:p w14:paraId="16FAB841" w14:textId="7D6F3828" w:rsidR="00A86D69" w:rsidRPr="00C930BC" w:rsidRDefault="008B1E0C" w:rsidP="0000636F">
      <w:pPr>
        <w:pStyle w:val="NormalWeb"/>
        <w:spacing w:beforeLines="20" w:before="48" w:beforeAutospacing="0" w:afterLines="20" w:after="48" w:afterAutospacing="0"/>
        <w:jc w:val="both"/>
        <w:rPr>
          <w:rFonts w:ascii="Helvetica" w:hAnsi="Helvetica" w:cs="Helvetica"/>
        </w:rPr>
        <w:sectPr w:rsidR="00A86D69" w:rsidRPr="00C930BC" w:rsidSect="006D7DA1">
          <w:footerReference w:type="default" r:id="rId16"/>
          <w:type w:val="continuous"/>
          <w:pgSz w:w="11906" w:h="16838"/>
          <w:pgMar w:top="1134" w:right="1134" w:bottom="1134" w:left="1134" w:header="709" w:footer="709" w:gutter="0"/>
          <w:pgNumType w:start="1"/>
          <w:cols w:space="708"/>
          <w:docGrid w:linePitch="360"/>
        </w:sectPr>
      </w:pPr>
      <w:r w:rsidRPr="00C930BC">
        <w:rPr>
          <w:rFonts w:ascii="Helvetica" w:hAnsi="Helvetica" w:cs="Helvetica"/>
        </w:rPr>
        <w:t xml:space="preserve">This study highlights a critical paradigm change that is required in the field of privacy engineering. Users need to be given automatic, localized auditing tools in order to deal with compliance </w:t>
      </w:r>
      <w:r w:rsidR="009B2D1E" w:rsidRPr="00C930BC">
        <w:rPr>
          <w:rFonts w:ascii="Helvetica" w:hAnsi="Helvetica" w:cs="Helvetica"/>
        </w:rPr>
        <w:t>theatre</w:t>
      </w:r>
      <w:r w:rsidRPr="00C930BC">
        <w:rPr>
          <w:rFonts w:ascii="Helvetica" w:hAnsi="Helvetica" w:cs="Helvetica"/>
        </w:rPr>
        <w:t xml:space="preserve">. Applications like the one created in this thesis represent the crucial development of digital </w:t>
      </w:r>
      <w:r w:rsidR="009B2D1E" w:rsidRPr="00C930BC">
        <w:rPr>
          <w:rFonts w:ascii="Helvetica" w:hAnsi="Helvetica" w:cs="Helvetica"/>
        </w:rPr>
        <w:t>self-defence</w:t>
      </w:r>
      <w:r w:rsidRPr="00C930BC">
        <w:rPr>
          <w:rFonts w:ascii="Helvetica" w:hAnsi="Helvetica" w:cs="Helvetica"/>
        </w:rPr>
        <w:t xml:space="preserve"> by bridging the gap between legal theory and software engineering, ensuring that "Privacy by Default" transforms from a legal ideal into a verifiable technical reality.</w:t>
      </w:r>
      <w:r w:rsidR="006B6CEA" w:rsidRPr="00C930BC">
        <w:rPr>
          <w:rFonts w:ascii="Helvetica" w:hAnsi="Helvetica" w:cs="Helvetica"/>
        </w:rPr>
        <w:br w:type="page"/>
      </w:r>
    </w:p>
    <w:bookmarkStart w:id="185" w:name="_Toc231563274" w:displacedByCustomXml="next"/>
    <w:bookmarkStart w:id="186" w:name="_Toc231230218" w:displacedByCustomXml="next"/>
    <w:sdt>
      <w:sdtPr>
        <w:rPr>
          <w:rFonts w:eastAsiaTheme="minorHAnsi" w:cs="Helvetica"/>
          <w:sz w:val="24"/>
          <w:szCs w:val="22"/>
          <w:lang w:val="en-GB"/>
        </w:rPr>
        <w:id w:val="-5828034"/>
        <w:docPartObj>
          <w:docPartGallery w:val="Bibliographies"/>
          <w:docPartUnique/>
        </w:docPartObj>
      </w:sdtPr>
      <w:sdtEndPr>
        <w:rPr>
          <w:lang w:val="en-US"/>
        </w:rPr>
      </w:sdtEndPr>
      <w:sdtContent>
        <w:p w14:paraId="014262F7" w14:textId="01C248B3" w:rsidR="00823A37" w:rsidRPr="00C930BC" w:rsidRDefault="00C067D7" w:rsidP="009B2D1E">
          <w:pPr>
            <w:pStyle w:val="Heading1"/>
            <w:spacing w:beforeLines="20" w:before="48" w:afterLines="20" w:after="48" w:line="240" w:lineRule="auto"/>
            <w:jc w:val="center"/>
            <w:rPr>
              <w:rFonts w:cs="Helvetica"/>
              <w:b/>
              <w:bCs/>
            </w:rPr>
          </w:pPr>
          <w:r w:rsidRPr="00C930BC">
            <w:rPr>
              <w:rFonts w:cs="Helvetica"/>
              <w:b/>
              <w:bCs/>
            </w:rPr>
            <w:t>References</w:t>
          </w:r>
          <w:bookmarkEnd w:id="186"/>
          <w:bookmarkEnd w:id="185"/>
        </w:p>
        <w:p w14:paraId="156BAFB4" w14:textId="77777777" w:rsidR="00475A0B" w:rsidRPr="00C930BC" w:rsidRDefault="00475A0B" w:rsidP="0000636F">
          <w:pPr>
            <w:spacing w:beforeLines="20" w:before="48" w:afterLines="20" w:after="48" w:line="240" w:lineRule="auto"/>
            <w:rPr>
              <w:rFonts w:cs="Helvetica"/>
            </w:rPr>
          </w:pPr>
        </w:p>
        <w:sdt>
          <w:sdtPr>
            <w:rPr>
              <w:rFonts w:cs="Helvetica"/>
            </w:rPr>
            <w:id w:val="-573587230"/>
            <w:bibliography/>
          </w:sdtPr>
          <w:sdtContent>
            <w:p w14:paraId="1E7A0332" w14:textId="77777777" w:rsidR="004814BA" w:rsidRPr="00C930BC" w:rsidRDefault="00823A37" w:rsidP="0000636F">
              <w:pPr>
                <w:pStyle w:val="Bibliography"/>
                <w:numPr>
                  <w:ilvl w:val="0"/>
                  <w:numId w:val="19"/>
                </w:numPr>
                <w:spacing w:beforeLines="20" w:before="48" w:afterLines="20" w:after="48" w:line="240" w:lineRule="auto"/>
                <w:rPr>
                  <w:rFonts w:cs="Helvetica"/>
                  <w:noProof/>
                  <w:szCs w:val="24"/>
                </w:rPr>
              </w:pPr>
              <w:r w:rsidRPr="00C930BC">
                <w:rPr>
                  <w:rFonts w:cs="Helvetica"/>
                </w:rPr>
                <w:fldChar w:fldCharType="begin"/>
              </w:r>
              <w:r w:rsidRPr="00C930BC">
                <w:rPr>
                  <w:rFonts w:cs="Helvetica"/>
                </w:rPr>
                <w:instrText>BIBLIOGRAPHY</w:instrText>
              </w:r>
              <w:r w:rsidRPr="00C930BC">
                <w:rPr>
                  <w:rFonts w:cs="Helvetica"/>
                </w:rPr>
                <w:fldChar w:fldCharType="separate"/>
              </w:r>
              <w:r w:rsidR="004814BA" w:rsidRPr="00C930BC">
                <w:rPr>
                  <w:rFonts w:cs="Helvetica"/>
                  <w:noProof/>
                </w:rPr>
                <w:t xml:space="preserve">Adhikari, A., Das, S. &amp; Dewri, R., 2025. Natural Language Processing of Privacy Policies: A Survey. </w:t>
              </w:r>
              <w:r w:rsidR="004814BA" w:rsidRPr="00C930BC">
                <w:rPr>
                  <w:rFonts w:cs="Helvetica"/>
                  <w:i/>
                  <w:iCs/>
                  <w:noProof/>
                </w:rPr>
                <w:t xml:space="preserve">arXiv preprint, </w:t>
              </w:r>
              <w:r w:rsidR="004814BA" w:rsidRPr="00C930BC">
                <w:rPr>
                  <w:rFonts w:cs="Helvetica"/>
                  <w:noProof/>
                </w:rPr>
                <w:t>pp. 1-27.</w:t>
              </w:r>
            </w:p>
            <w:p w14:paraId="49D96004"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Al-Rousan, T., Al-Shargabi, B. &amp; Abualese, H., 2019. A New Security Model for Web Browser Local. </w:t>
              </w:r>
              <w:r w:rsidRPr="00C930BC">
                <w:rPr>
                  <w:rFonts w:cs="Helvetica"/>
                  <w:i/>
                  <w:iCs/>
                  <w:noProof/>
                </w:rPr>
                <w:t xml:space="preserve">International Journal of Advanced Computer Science and Applications, </w:t>
              </w:r>
              <w:r w:rsidRPr="00C930BC">
                <w:rPr>
                  <w:rFonts w:cs="Helvetica"/>
                  <w:noProof/>
                </w:rPr>
                <w:t>10(8), p. 227–233.</w:t>
              </w:r>
            </w:p>
            <w:p w14:paraId="334564E7"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Barth, A., 2011. The HTTP state management mechanism, RFC 6265. </w:t>
              </w:r>
              <w:r w:rsidRPr="00C930BC">
                <w:rPr>
                  <w:rFonts w:cs="Helvetica"/>
                  <w:i/>
                  <w:iCs/>
                  <w:noProof/>
                </w:rPr>
                <w:t>Internet Engineering Task Force (IETF).</w:t>
              </w:r>
            </w:p>
            <w:p w14:paraId="083CB788"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Castro, M., 2021. Understanding and Using Web Workers. </w:t>
              </w:r>
              <w:r w:rsidRPr="00C930BC">
                <w:rPr>
                  <w:rFonts w:cs="Helvetica"/>
                  <w:i/>
                  <w:iCs/>
                  <w:noProof/>
                </w:rPr>
                <w:t>CODE Magazine</w:t>
              </w:r>
              <w:r w:rsidRPr="00C930BC">
                <w:rPr>
                  <w:rFonts w:cs="Helvetica"/>
                  <w:noProof/>
                </w:rPr>
                <w:t xml:space="preserve">, January/February. </w:t>
              </w:r>
            </w:p>
            <w:p w14:paraId="1C598612"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Englehardt, S. &amp; Narayanan, A., 2016. </w:t>
              </w:r>
              <w:r w:rsidRPr="00C930BC">
                <w:rPr>
                  <w:rFonts w:cs="Helvetica"/>
                  <w:i/>
                  <w:iCs/>
                  <w:noProof/>
                </w:rPr>
                <w:t xml:space="preserve">Online Tracking: A 1-million-site Measurement and Analysis. </w:t>
              </w:r>
              <w:r w:rsidRPr="00C930BC">
                <w:rPr>
                  <w:rFonts w:cs="Helvetica"/>
                  <w:noProof/>
                </w:rPr>
                <w:t>New York, Association for Computing Machinery, pp. 1388-1401.</w:t>
              </w:r>
            </w:p>
            <w:p w14:paraId="317913B7"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European Parliament and Council of the European Union, 2002. Directive 2002/58/EC of the European Parliament and of the Council of 12 July 2002 concerning the processing of personal data and the protection of privacy in the electronic communications sector (Directive on privacy and electronic communications). </w:t>
              </w:r>
              <w:r w:rsidRPr="00C930BC">
                <w:rPr>
                  <w:rFonts w:cs="Helvetica"/>
                  <w:i/>
                  <w:iCs/>
                  <w:noProof/>
                </w:rPr>
                <w:t>Official Journal of the European Union</w:t>
              </w:r>
              <w:r w:rsidRPr="00C930BC">
                <w:rPr>
                  <w:rFonts w:cs="Helvetica"/>
                  <w:noProof/>
                </w:rPr>
                <w:t>, pp. 37-44.</w:t>
              </w:r>
            </w:p>
            <w:p w14:paraId="0CF62FA5" w14:textId="26EC0816"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European Parliament and Council of the European Union, 2016. Regulation (EU) 2016/679 of the European Parliament and of the Council of 27 April 2016 on the protection of natural persons </w:t>
              </w:r>
              <w:r w:rsidR="00047DA4" w:rsidRPr="00C930BC">
                <w:rPr>
                  <w:rFonts w:cs="Helvetica"/>
                  <w:noProof/>
                </w:rPr>
                <w:t>about</w:t>
              </w:r>
              <w:r w:rsidRPr="00C930BC">
                <w:rPr>
                  <w:rFonts w:cs="Helvetica"/>
                  <w:noProof/>
                </w:rPr>
                <w:t xml:space="preserve"> the processing of personal data and on the free movement of such data, and repealing Directive 95/46/EC. </w:t>
              </w:r>
              <w:r w:rsidRPr="00C930BC">
                <w:rPr>
                  <w:rFonts w:cs="Helvetica"/>
                  <w:i/>
                  <w:iCs/>
                  <w:noProof/>
                </w:rPr>
                <w:t>Official Journal of the European Union</w:t>
              </w:r>
              <w:r w:rsidRPr="00C930BC">
                <w:rPr>
                  <w:rFonts w:cs="Helvetica"/>
                  <w:noProof/>
                </w:rPr>
                <w:t>, pp. 1-88.</w:t>
              </w:r>
            </w:p>
            <w:p w14:paraId="5B8E9073"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Google, 2026. </w:t>
              </w:r>
              <w:r w:rsidRPr="00C930BC">
                <w:rPr>
                  <w:rFonts w:cs="Helvetica"/>
                  <w:i/>
                  <w:iCs/>
                  <w:noProof/>
                </w:rPr>
                <w:t xml:space="preserve">Migrate to Manifest V3. </w:t>
              </w:r>
              <w:r w:rsidRPr="00C930BC">
                <w:rPr>
                  <w:rFonts w:cs="Helvetica"/>
                  <w:noProof/>
                </w:rPr>
                <w:t xml:space="preserve">[Online] </w:t>
              </w:r>
              <w:r w:rsidRPr="00C930BC">
                <w:rPr>
                  <w:rFonts w:cs="Helvetica"/>
                  <w:noProof/>
                </w:rPr>
                <w:br/>
                <w:t xml:space="preserve">Available at: </w:t>
              </w:r>
              <w:r w:rsidRPr="00C930BC">
                <w:rPr>
                  <w:rFonts w:cs="Helvetica"/>
                  <w:noProof/>
                  <w:u w:val="single"/>
                </w:rPr>
                <w:t>https://developer.chrome.com/docs/extensions/develop/migrate</w:t>
              </w:r>
            </w:p>
            <w:p w14:paraId="07487EDF" w14:textId="1A4A6986"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Gray, C. M. et al., 2018. </w:t>
              </w:r>
              <w:r w:rsidRPr="00C930BC">
                <w:rPr>
                  <w:rFonts w:cs="Helvetica"/>
                  <w:i/>
                  <w:iCs/>
                  <w:noProof/>
                </w:rPr>
                <w:t xml:space="preserve">The Dark </w:t>
              </w:r>
              <w:r w:rsidR="00047DA4" w:rsidRPr="00C930BC">
                <w:rPr>
                  <w:rFonts w:cs="Helvetica"/>
                  <w:i/>
                  <w:iCs/>
                  <w:noProof/>
                </w:rPr>
                <w:t>Side of UX Design (Patterns)</w:t>
              </w:r>
              <w:r w:rsidRPr="00C930BC">
                <w:rPr>
                  <w:rFonts w:cs="Helvetica"/>
                  <w:i/>
                  <w:iCs/>
                  <w:noProof/>
                </w:rPr>
                <w:t xml:space="preserve">. </w:t>
              </w:r>
              <w:r w:rsidRPr="00C930BC">
                <w:rPr>
                  <w:rFonts w:cs="Helvetica"/>
                  <w:noProof/>
                </w:rPr>
                <w:t>Montreal, s.n., pp. 1-14.</w:t>
              </w:r>
            </w:p>
            <w:p w14:paraId="0337E47E"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Klonick, K., 2025. BAN COOKIE BANNERS: A CASE STUDY IN TECH. </w:t>
              </w:r>
              <w:r w:rsidRPr="00C930BC">
                <w:rPr>
                  <w:rFonts w:cs="Helvetica"/>
                  <w:i/>
                  <w:iCs/>
                  <w:noProof/>
                </w:rPr>
                <w:t xml:space="preserve">Harvard Journal of Law &amp; Technology, </w:t>
              </w:r>
              <w:r w:rsidRPr="00C930BC">
                <w:rPr>
                  <w:rFonts w:cs="Helvetica"/>
                  <w:noProof/>
                </w:rPr>
                <w:t>39(1), pp. 1-37.</w:t>
              </w:r>
            </w:p>
            <w:p w14:paraId="12456116"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Kocyigit, E., Rossi, A. &amp; Lenzini, G., 2023. Towards Assessing Features of Dark Patterns in Cookie Consent Processes. In: </w:t>
              </w:r>
              <w:r w:rsidRPr="00C930BC">
                <w:rPr>
                  <w:rFonts w:cs="Helvetica"/>
                  <w:i/>
                  <w:iCs/>
                  <w:noProof/>
                </w:rPr>
                <w:t xml:space="preserve">Privacy and Identity Management. </w:t>
              </w:r>
              <w:r w:rsidRPr="00C930BC">
                <w:rPr>
                  <w:rFonts w:cs="Helvetica"/>
                  <w:noProof/>
                </w:rPr>
                <w:t>s.l.:s.n., pp. 165-183.</w:t>
              </w:r>
            </w:p>
            <w:p w14:paraId="0AAA3C06" w14:textId="42E1380F"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Ling, Y. et al., 2022. </w:t>
              </w:r>
              <w:r w:rsidRPr="00C930BC">
                <w:rPr>
                  <w:rFonts w:cs="Helvetica"/>
                  <w:i/>
                  <w:iCs/>
                  <w:noProof/>
                </w:rPr>
                <w:t xml:space="preserve">Are they Toeing the Line? Diagnosing Privacy Compliance Violations among Browser </w:t>
              </w:r>
              <w:r w:rsidR="00047DA4" w:rsidRPr="00C930BC">
                <w:rPr>
                  <w:rFonts w:cs="Helvetica"/>
                  <w:i/>
                  <w:iCs/>
                  <w:noProof/>
                </w:rPr>
                <w:t>Extensions</w:t>
              </w:r>
              <w:r w:rsidRPr="00C930BC">
                <w:rPr>
                  <w:rFonts w:cs="Helvetica"/>
                  <w:i/>
                  <w:iCs/>
                  <w:noProof/>
                </w:rPr>
                <w:t xml:space="preserve">. </w:t>
              </w:r>
              <w:r w:rsidRPr="00C930BC">
                <w:rPr>
                  <w:rFonts w:cs="Helvetica"/>
                  <w:noProof/>
                </w:rPr>
                <w:t>Rochester, s.n., pp. 1-12.</w:t>
              </w:r>
            </w:p>
            <w:p w14:paraId="3FCD710B" w14:textId="3F6E2A6F"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Matte, C., Bielova, N. &amp; Santos, C., 2020. </w:t>
              </w:r>
              <w:r w:rsidRPr="00C930BC">
                <w:rPr>
                  <w:rFonts w:cs="Helvetica"/>
                  <w:i/>
                  <w:iCs/>
                  <w:noProof/>
                </w:rPr>
                <w:t xml:space="preserve">Do Cookie Banners Respect </w:t>
              </w:r>
              <w:r w:rsidR="00047DA4" w:rsidRPr="00C930BC">
                <w:rPr>
                  <w:rFonts w:cs="Helvetica"/>
                  <w:i/>
                  <w:iCs/>
                  <w:noProof/>
                </w:rPr>
                <w:t>My</w:t>
              </w:r>
              <w:r w:rsidRPr="00C930BC">
                <w:rPr>
                  <w:rFonts w:cs="Helvetica"/>
                  <w:i/>
                  <w:iCs/>
                  <w:noProof/>
                </w:rPr>
                <w:t xml:space="preserve"> Choice? : Measuring Legal Compliance of Banners from IAB Europe’s Transparency and Consent Framework. </w:t>
              </w:r>
              <w:r w:rsidRPr="00C930BC">
                <w:rPr>
                  <w:rFonts w:cs="Helvetica"/>
                  <w:noProof/>
                </w:rPr>
                <w:t>San Francisco, s.n., pp. 767-781.</w:t>
              </w:r>
            </w:p>
            <w:p w14:paraId="47769C0C"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Mowery, K. &amp; Shacham, H., 2012. Pixel Perfect: Fingerprinting Canvas in HTML5. </w:t>
              </w:r>
              <w:r w:rsidRPr="00C930BC">
                <w:rPr>
                  <w:rFonts w:cs="Helvetica"/>
                  <w:i/>
                  <w:iCs/>
                  <w:noProof/>
                </w:rPr>
                <w:t>Proceedings of the Web 2.0 Security and Privacy Workshop.</w:t>
              </w:r>
            </w:p>
            <w:p w14:paraId="2C4D452A" w14:textId="4C42337C"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Nouwens, M. et al., 2020. </w:t>
              </w:r>
              <w:r w:rsidRPr="00C930BC">
                <w:rPr>
                  <w:rFonts w:cs="Helvetica"/>
                  <w:i/>
                  <w:iCs/>
                  <w:noProof/>
                </w:rPr>
                <w:t xml:space="preserve">Dark Patterns after the GDPR: Scraping Consent Pop-ups and Demonstrating their InfluenceDark Patterns after the GDPR: Scraping Consent Pop-ups and Demonstrating their Influence. </w:t>
              </w:r>
              <w:r w:rsidRPr="00C930BC">
                <w:rPr>
                  <w:rFonts w:cs="Helvetica"/>
                  <w:noProof/>
                </w:rPr>
                <w:t>Honolulu</w:t>
              </w:r>
              <w:r w:rsidR="00047DA4" w:rsidRPr="00C930BC">
                <w:rPr>
                  <w:rFonts w:cs="Helvetica"/>
                  <w:noProof/>
                </w:rPr>
                <w:t>, HI,</w:t>
              </w:r>
              <w:r w:rsidRPr="00C930BC">
                <w:rPr>
                  <w:rFonts w:cs="Helvetica"/>
                  <w:noProof/>
                </w:rPr>
                <w:t xml:space="preserve"> USA, s.n., pp. 1-13.</w:t>
              </w:r>
            </w:p>
            <w:p w14:paraId="2B6316B4" w14:textId="6B0DB6DA"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Rodriguez, J. D. &amp; Posegga, J., 2018. </w:t>
              </w:r>
              <w:r w:rsidRPr="00C930BC">
                <w:rPr>
                  <w:rFonts w:cs="Helvetica"/>
                  <w:i/>
                  <w:iCs/>
                  <w:noProof/>
                </w:rPr>
                <w:t xml:space="preserve">CSP &amp; Co. Can Save Us from a Rogue Cross-Origin Storage Browser Network! But for How Long?. </w:t>
              </w:r>
              <w:r w:rsidRPr="00C930BC">
                <w:rPr>
                  <w:rFonts w:cs="Helvetica"/>
                  <w:noProof/>
                </w:rPr>
                <w:t>Tempe</w:t>
              </w:r>
              <w:r w:rsidR="00047DA4" w:rsidRPr="00C930BC">
                <w:rPr>
                  <w:rFonts w:cs="Helvetica"/>
                  <w:noProof/>
                </w:rPr>
                <w:t>, AZ,</w:t>
              </w:r>
              <w:r w:rsidRPr="00C930BC">
                <w:rPr>
                  <w:rFonts w:cs="Helvetica"/>
                  <w:noProof/>
                </w:rPr>
                <w:t xml:space="preserve"> USA , s.n., pp. 170-172.</w:t>
              </w:r>
            </w:p>
            <w:p w14:paraId="136AC4F2" w14:textId="34F2D0F2"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lastRenderedPageBreak/>
                <w:t xml:space="preserve">Sanchez-Rola, I., Santos, I. &amp; Balzarotti, D., 2017. </w:t>
              </w:r>
              <w:r w:rsidRPr="00C930BC">
                <w:rPr>
                  <w:rFonts w:cs="Helvetica"/>
                  <w:i/>
                  <w:iCs/>
                  <w:noProof/>
                </w:rPr>
                <w:t xml:space="preserve">Extension Breakdown: Security Analysis of </w:t>
              </w:r>
              <w:r w:rsidR="00047DA4" w:rsidRPr="00C930BC">
                <w:rPr>
                  <w:rFonts w:cs="Helvetica"/>
                  <w:i/>
                  <w:iCs/>
                  <w:noProof/>
                </w:rPr>
                <w:t>Browser</w:t>
              </w:r>
              <w:r w:rsidRPr="00C930BC">
                <w:rPr>
                  <w:rFonts w:cs="Helvetica"/>
                  <w:i/>
                  <w:iCs/>
                  <w:noProof/>
                </w:rPr>
                <w:t xml:space="preserve"> Extension Resources Control Policies. </w:t>
              </w:r>
              <w:r w:rsidRPr="00C930BC">
                <w:rPr>
                  <w:rFonts w:cs="Helvetica"/>
                  <w:noProof/>
                </w:rPr>
                <w:t>Vancouver, BC, Canada, s.n., pp. 1-17.</w:t>
              </w:r>
            </w:p>
            <w:p w14:paraId="02122B52"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Soe, T. H., Nordberg, O. E., Guribye, F. &amp; Slavkovik, M., 2020. </w:t>
              </w:r>
              <w:r w:rsidRPr="00C930BC">
                <w:rPr>
                  <w:rFonts w:cs="Helvetica"/>
                  <w:i/>
                  <w:iCs/>
                  <w:noProof/>
                </w:rPr>
                <w:t xml:space="preserve">Circumvention by design - dark patterns in cookie consent for online news outlets. </w:t>
              </w:r>
              <w:r w:rsidRPr="00C930BC">
                <w:rPr>
                  <w:rFonts w:cs="Helvetica"/>
                  <w:noProof/>
                </w:rPr>
                <w:t>Tallinn, Estonia, s.n., pp. 1-12.</w:t>
              </w:r>
            </w:p>
            <w:p w14:paraId="0E148D22"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Trevisan, M., Traverso, S., Bassi, E. &amp; Mellia, M., 2019. 4 Years of EU Cookie Law: Results and Lessons Learned. </w:t>
              </w:r>
              <w:r w:rsidRPr="00C930BC">
                <w:rPr>
                  <w:rFonts w:cs="Helvetica"/>
                  <w:i/>
                  <w:iCs/>
                  <w:noProof/>
                </w:rPr>
                <w:t xml:space="preserve">PROCEEDINGS ON PRIVACY ENHANCING TECHNOLOGIES, </w:t>
              </w:r>
              <w:r w:rsidRPr="00C930BC">
                <w:rPr>
                  <w:rFonts w:cs="Helvetica"/>
                  <w:noProof/>
                </w:rPr>
                <w:t>2019(2), pp. 126-145.</w:t>
              </w:r>
            </w:p>
            <w:p w14:paraId="45770880" w14:textId="4C76376E"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Urban, T., Degeling, M., Holz, T. &amp; Pohlmann, N., 2020. </w:t>
              </w:r>
              <w:r w:rsidRPr="00C930BC">
                <w:rPr>
                  <w:rFonts w:cs="Helvetica"/>
                  <w:i/>
                  <w:iCs/>
                  <w:noProof/>
                </w:rPr>
                <w:t xml:space="preserve">Beyond the Front Page: Measuring </w:t>
              </w:r>
              <w:r w:rsidR="00047DA4" w:rsidRPr="00C930BC">
                <w:rPr>
                  <w:rFonts w:cs="Helvetica"/>
                  <w:i/>
                  <w:iCs/>
                  <w:noProof/>
                </w:rPr>
                <w:t>Third-Party</w:t>
              </w:r>
              <w:r w:rsidRPr="00C930BC">
                <w:rPr>
                  <w:rFonts w:cs="Helvetica"/>
                  <w:i/>
                  <w:iCs/>
                  <w:noProof/>
                </w:rPr>
                <w:t xml:space="preserve"> Dynamics in the Field. </w:t>
              </w:r>
              <w:r w:rsidRPr="00C930BC">
                <w:rPr>
                  <w:rFonts w:cs="Helvetica"/>
                  <w:noProof/>
                </w:rPr>
                <w:t>Taipei, Taiwan, Association for Computing Machinery, pp. 1275-1286.</w:t>
              </w:r>
            </w:p>
            <w:p w14:paraId="028DFB5C" w14:textId="70961E04"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Utz, C. et al., 2019. </w:t>
              </w:r>
              <w:r w:rsidRPr="00C930BC">
                <w:rPr>
                  <w:rFonts w:cs="Helvetica"/>
                  <w:i/>
                  <w:iCs/>
                  <w:noProof/>
                </w:rPr>
                <w:t>(Un)</w:t>
              </w:r>
              <w:r w:rsidR="00047DA4" w:rsidRPr="00C930BC">
                <w:rPr>
                  <w:rFonts w:cs="Helvetica"/>
                  <w:i/>
                  <w:iCs/>
                  <w:noProof/>
                </w:rPr>
                <w:t>Informed</w:t>
              </w:r>
              <w:r w:rsidRPr="00C930BC">
                <w:rPr>
                  <w:rFonts w:cs="Helvetica"/>
                  <w:i/>
                  <w:iCs/>
                  <w:noProof/>
                </w:rPr>
                <w:t xml:space="preserve"> Consent: Studying GDPR Consent Notices in the Field. </w:t>
              </w:r>
              <w:r w:rsidRPr="00C930BC">
                <w:rPr>
                  <w:rFonts w:cs="Helvetica"/>
                  <w:noProof/>
                </w:rPr>
                <w:t xml:space="preserve">New York, Association for </w:t>
              </w:r>
              <w:r w:rsidR="00047DA4" w:rsidRPr="00C930BC">
                <w:rPr>
                  <w:rFonts w:cs="Helvetica"/>
                  <w:noProof/>
                </w:rPr>
                <w:t>Computing</w:t>
              </w:r>
              <w:r w:rsidRPr="00C930BC">
                <w:rPr>
                  <w:rFonts w:cs="Helvetica"/>
                  <w:noProof/>
                </w:rPr>
                <w:t xml:space="preserve"> Machinery, pp. 973-990.</w:t>
              </w:r>
            </w:p>
            <w:p w14:paraId="1BF09845"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Veale, M. &amp; Zuiderveen Borgesius, F., 2022. Adtech and Real-Time Bidding under European Data Protection Law. </w:t>
              </w:r>
              <w:r w:rsidRPr="00C930BC">
                <w:rPr>
                  <w:rFonts w:cs="Helvetica"/>
                  <w:i/>
                  <w:iCs/>
                  <w:noProof/>
                </w:rPr>
                <w:t xml:space="preserve">German Law Journal, </w:t>
              </w:r>
              <w:r w:rsidRPr="00C930BC">
                <w:rPr>
                  <w:rFonts w:cs="Helvetica"/>
                  <w:noProof/>
                </w:rPr>
                <w:t>23(2), p. 226–256.</w:t>
              </w:r>
            </w:p>
            <w:p w14:paraId="780E4A1C"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Wilson, S. et al., 2016. </w:t>
              </w:r>
              <w:r w:rsidRPr="00C930BC">
                <w:rPr>
                  <w:rFonts w:cs="Helvetica"/>
                  <w:i/>
                  <w:iCs/>
                  <w:noProof/>
                </w:rPr>
                <w:t xml:space="preserve">The Creation and Analysis of a Website Privacy Policy Corpus. </w:t>
              </w:r>
              <w:r w:rsidRPr="00C930BC">
                <w:rPr>
                  <w:rFonts w:cs="Helvetica"/>
                  <w:noProof/>
                </w:rPr>
                <w:t>Berlin, Germany, Association for Computational Linguistics, pp. 1330-1340.</w:t>
              </w:r>
            </w:p>
            <w:p w14:paraId="573E0A1C" w14:textId="0ED8ECE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World Wide Web Consortium, 2016. </w:t>
              </w:r>
              <w:r w:rsidRPr="00C930BC">
                <w:rPr>
                  <w:rFonts w:cs="Helvetica"/>
                  <w:i/>
                  <w:iCs/>
                  <w:noProof/>
                </w:rPr>
                <w:t xml:space="preserve">Web </w:t>
              </w:r>
              <w:r w:rsidR="00047DA4" w:rsidRPr="00C930BC">
                <w:rPr>
                  <w:rFonts w:cs="Helvetica"/>
                  <w:i/>
                  <w:iCs/>
                  <w:noProof/>
                </w:rPr>
                <w:t>Storage</w:t>
              </w:r>
              <w:r w:rsidRPr="00C930BC">
                <w:rPr>
                  <w:rFonts w:cs="Helvetica"/>
                  <w:i/>
                  <w:iCs/>
                  <w:noProof/>
                </w:rPr>
                <w:t xml:space="preserve"> (Second Edition), </w:t>
              </w:r>
              <w:r w:rsidRPr="00C930BC">
                <w:rPr>
                  <w:rFonts w:cs="Helvetica"/>
                  <w:noProof/>
                </w:rPr>
                <w:t>s.l.: W3C Recommendation.</w:t>
              </w:r>
            </w:p>
            <w:p w14:paraId="0216AA6B"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World Wide Web Consortium, 2026. </w:t>
              </w:r>
              <w:r w:rsidRPr="00C930BC">
                <w:rPr>
                  <w:rFonts w:cs="Helvetica"/>
                  <w:i/>
                  <w:iCs/>
                  <w:noProof/>
                </w:rPr>
                <w:t xml:space="preserve">Global Privacy Control (GPC). </w:t>
              </w:r>
              <w:r w:rsidRPr="00C930BC">
                <w:rPr>
                  <w:rFonts w:cs="Helvetica"/>
                  <w:noProof/>
                </w:rPr>
                <w:t xml:space="preserve">[Online] </w:t>
              </w:r>
              <w:r w:rsidRPr="00C930BC">
                <w:rPr>
                  <w:rFonts w:cs="Helvetica"/>
                  <w:noProof/>
                </w:rPr>
                <w:br/>
                <w:t xml:space="preserve">Available at: </w:t>
              </w:r>
              <w:r w:rsidRPr="00C930BC">
                <w:rPr>
                  <w:rFonts w:cs="Helvetica"/>
                  <w:noProof/>
                  <w:u w:val="single"/>
                </w:rPr>
                <w:t>https://www.w3.org/TR/gpc/</w:t>
              </w:r>
            </w:p>
            <w:p w14:paraId="3A9480F8"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Zaeem, R. N. et al., 2020. </w:t>
              </w:r>
              <w:r w:rsidRPr="00C930BC">
                <w:rPr>
                  <w:rFonts w:cs="Helvetica"/>
                  <w:i/>
                  <w:iCs/>
                  <w:noProof/>
                </w:rPr>
                <w:t xml:space="preserve">PrivacyCheck v2: A Tool that Recaps Privacy Policies for You. </w:t>
              </w:r>
              <w:r w:rsidRPr="00C930BC">
                <w:rPr>
                  <w:rFonts w:cs="Helvetica"/>
                  <w:noProof/>
                </w:rPr>
                <w:t>Virtual Event Ireland, s.n., pp. 3441-3444.</w:t>
              </w:r>
            </w:p>
            <w:p w14:paraId="6ADB484A" w14:textId="6DEF28B4" w:rsidR="00823A37" w:rsidRPr="00C930BC" w:rsidRDefault="00823A37" w:rsidP="0000636F">
              <w:pPr>
                <w:spacing w:beforeLines="20" w:before="48" w:afterLines="20" w:after="48" w:line="240" w:lineRule="auto"/>
                <w:rPr>
                  <w:rFonts w:cs="Helvetica"/>
                </w:rPr>
              </w:pPr>
              <w:r w:rsidRPr="00C930BC">
                <w:rPr>
                  <w:rFonts w:cs="Helvetica"/>
                  <w:b/>
                  <w:bCs/>
                </w:rPr>
                <w:fldChar w:fldCharType="end"/>
              </w:r>
            </w:p>
          </w:sdtContent>
        </w:sdt>
      </w:sdtContent>
    </w:sdt>
    <w:p w14:paraId="4363F59C" w14:textId="40BBF36A" w:rsidR="00BB3BE2" w:rsidRPr="00C930BC" w:rsidRDefault="00BB3BE2" w:rsidP="0000636F">
      <w:pPr>
        <w:rPr>
          <w:rFonts w:cs="Helvetica"/>
        </w:rPr>
      </w:pPr>
      <w:r w:rsidRPr="00C930BC">
        <w:rPr>
          <w:rFonts w:cs="Helvetica"/>
        </w:rPr>
        <w:br w:type="page"/>
      </w:r>
    </w:p>
    <w:p w14:paraId="0575F68A" w14:textId="3C3624BE" w:rsidR="00C15281" w:rsidRPr="00C930BC" w:rsidRDefault="00BB3BE2" w:rsidP="001C06BB">
      <w:pPr>
        <w:pStyle w:val="Heading1"/>
        <w:jc w:val="center"/>
        <w:rPr>
          <w:rFonts w:cs="Helvetica"/>
          <w:b/>
          <w:bCs/>
        </w:rPr>
      </w:pPr>
      <w:bookmarkStart w:id="187" w:name="_Toc231230219"/>
      <w:bookmarkStart w:id="188" w:name="_Toc231563275"/>
      <w:r w:rsidRPr="00C930BC">
        <w:rPr>
          <w:rFonts w:cs="Helvetica"/>
          <w:b/>
          <w:bCs/>
        </w:rPr>
        <w:lastRenderedPageBreak/>
        <w:t>Appendices</w:t>
      </w:r>
      <w:bookmarkEnd w:id="187"/>
      <w:bookmarkEnd w:id="188"/>
    </w:p>
    <w:p w14:paraId="042C6751" w14:textId="36843D2F" w:rsidR="00BB3BE2" w:rsidRPr="00C930BC" w:rsidRDefault="00BB3BE2" w:rsidP="0000636F">
      <w:pPr>
        <w:spacing w:beforeLines="20" w:before="48" w:afterLines="20" w:after="48" w:line="240" w:lineRule="auto"/>
        <w:rPr>
          <w:rFonts w:cs="Helvetica"/>
          <w:b/>
          <w:bCs/>
          <w:color w:val="000000"/>
          <w:sz w:val="28"/>
          <w:szCs w:val="28"/>
        </w:rPr>
      </w:pPr>
    </w:p>
    <w:p w14:paraId="0A2BF4BE" w14:textId="175D3327" w:rsidR="00BB3BE2" w:rsidRPr="00C930BC" w:rsidRDefault="00BB3BE2" w:rsidP="0000636F">
      <w:pPr>
        <w:spacing w:beforeLines="20" w:before="48" w:afterLines="20" w:after="48" w:line="240" w:lineRule="auto"/>
        <w:rPr>
          <w:rFonts w:cs="Helvetica"/>
          <w:b/>
          <w:bCs/>
        </w:rPr>
      </w:pPr>
      <w:r w:rsidRPr="00C930BC">
        <w:rPr>
          <w:rFonts w:cs="Helvetica"/>
          <w:b/>
          <w:bCs/>
        </w:rPr>
        <w:t>Appendix: Core Application Code Snippets</w:t>
      </w:r>
    </w:p>
    <w:p w14:paraId="4CE4BDB6" w14:textId="4E60E600" w:rsidR="00BB3BE2" w:rsidRPr="00C930BC" w:rsidRDefault="00BB3BE2" w:rsidP="0000636F">
      <w:pPr>
        <w:spacing w:beforeLines="20" w:before="48" w:afterLines="20" w:after="48" w:line="240" w:lineRule="auto"/>
        <w:rPr>
          <w:rFonts w:cs="Helvetica"/>
        </w:rPr>
      </w:pPr>
      <w:r w:rsidRPr="00C930BC">
        <w:rPr>
          <w:rFonts w:cs="Helvetica"/>
        </w:rPr>
        <w:t xml:space="preserve">This appendix provides select source code snippets from the </w:t>
      </w:r>
      <w:r w:rsidRPr="00C930BC">
        <w:rPr>
          <w:rFonts w:cs="Helvetica"/>
          <w:i/>
          <w:iCs/>
        </w:rPr>
        <w:t xml:space="preserve">Privacy Policy </w:t>
      </w:r>
      <w:proofErr w:type="spellStart"/>
      <w:r w:rsidR="00047DA4" w:rsidRPr="00C930BC">
        <w:rPr>
          <w:rFonts w:cs="Helvetica"/>
          <w:i/>
          <w:iCs/>
        </w:rPr>
        <w:t>Analyser</w:t>
      </w:r>
      <w:proofErr w:type="spellEnd"/>
      <w:r w:rsidRPr="00C930BC">
        <w:rPr>
          <w:rFonts w:cs="Helvetica"/>
          <w:i/>
          <w:iCs/>
        </w:rPr>
        <w:t xml:space="preserve"> &amp; Cookie Trax</w:t>
      </w:r>
      <w:r w:rsidRPr="00C930BC">
        <w:rPr>
          <w:rFonts w:cs="Helvetica"/>
        </w:rPr>
        <w:t xml:space="preserve"> browser extension to demonstrate the underlying software engineering methodology and logical architecture. The application is built </w:t>
      </w:r>
      <w:r w:rsidR="00047DA4" w:rsidRPr="00C930BC">
        <w:rPr>
          <w:rFonts w:cs="Helvetica"/>
        </w:rPr>
        <w:t xml:space="preserve">in accordance with Google’s Manifest V3 framework, using vanilla JavaScript for </w:t>
      </w:r>
      <w:r w:rsidR="003F1C4C" w:rsidRPr="00C930BC">
        <w:rPr>
          <w:rFonts w:cs="Helvetica"/>
        </w:rPr>
        <w:t>localized, client-side execution to ensure strict data minimization</w:t>
      </w:r>
      <w:r w:rsidRPr="00C930BC">
        <w:rPr>
          <w:rFonts w:cs="Helvetica"/>
        </w:rPr>
        <w:t>.</w:t>
      </w:r>
    </w:p>
    <w:p w14:paraId="21FF4A4B" w14:textId="2B8F01D2" w:rsidR="00BB3BE2" w:rsidRPr="00C930BC" w:rsidRDefault="00BB3BE2" w:rsidP="0000636F">
      <w:pPr>
        <w:spacing w:beforeLines="20" w:before="48" w:afterLines="20" w:after="48" w:line="240" w:lineRule="auto"/>
        <w:rPr>
          <w:rFonts w:cs="Helvetica"/>
          <w:b/>
          <w:bCs/>
        </w:rPr>
      </w:pPr>
    </w:p>
    <w:p w14:paraId="2845AFF4" w14:textId="0B9C30B7" w:rsidR="00112957" w:rsidRPr="00C930BC" w:rsidRDefault="00112957" w:rsidP="0000636F">
      <w:pPr>
        <w:spacing w:beforeLines="20" w:before="48" w:afterLines="20" w:after="48" w:line="240" w:lineRule="auto"/>
        <w:rPr>
          <w:rFonts w:cs="Helvetica"/>
          <w:b/>
          <w:bCs/>
        </w:rPr>
      </w:pPr>
      <w:r w:rsidRPr="00C930BC">
        <w:rPr>
          <w:rFonts w:cs="Helvetica"/>
          <w:b/>
          <w:bCs/>
        </w:rPr>
        <w:t>Appendix 1. Contextual Natural Language Processing (NLP) via Web Workers</w:t>
      </w:r>
    </w:p>
    <w:p w14:paraId="02059DBF" w14:textId="4FF1ACE4" w:rsidR="00112957" w:rsidRPr="00C930BC" w:rsidRDefault="00112957" w:rsidP="0000636F">
      <w:pPr>
        <w:spacing w:beforeLines="20" w:before="48" w:afterLines="20" w:after="48" w:line="240" w:lineRule="auto"/>
        <w:rPr>
          <w:rFonts w:cs="Helvetica"/>
        </w:rPr>
      </w:pPr>
      <w:r w:rsidRPr="00C930BC">
        <w:rPr>
          <w:rFonts w:cs="Helvetica"/>
        </w:rPr>
        <w:t xml:space="preserve">The following snippet from </w:t>
      </w:r>
      <w:r w:rsidR="003F1C4C" w:rsidRPr="00C930BC">
        <w:rPr>
          <w:rStyle w:val="HTMLCode"/>
          <w:rFonts w:ascii="Helvetica" w:eastAsiaTheme="minorHAnsi" w:hAnsi="Helvetica" w:cs="Helvetica"/>
        </w:rPr>
        <w:t>analyzer-worker.js demonstrates the asynchronous text-parsing</w:t>
      </w:r>
      <w:r w:rsidRPr="00C930BC">
        <w:rPr>
          <w:rFonts w:cs="Helvetica"/>
        </w:rPr>
        <w:t xml:space="preserve"> engine. It </w:t>
      </w:r>
      <w:proofErr w:type="spellStart"/>
      <w:r w:rsidR="00047DA4" w:rsidRPr="00C930BC">
        <w:rPr>
          <w:rFonts w:cs="Helvetica"/>
        </w:rPr>
        <w:t>utilises</w:t>
      </w:r>
      <w:proofErr w:type="spellEnd"/>
      <w:r w:rsidRPr="00C930BC">
        <w:rPr>
          <w:rFonts w:cs="Helvetica"/>
        </w:rPr>
        <w:t xml:space="preserve"> a Web Worker to prevent UI thread blocking and applies contextual awareness by scanning for negation keywords before applying a risk penalty to the privacy score.</w:t>
      </w:r>
    </w:p>
    <w:p w14:paraId="64F67B14" w14:textId="10C43DAA" w:rsidR="00112957" w:rsidRPr="00C930BC" w:rsidRDefault="00112957" w:rsidP="0000636F">
      <w:pPr>
        <w:spacing w:beforeLines="20" w:before="48" w:afterLines="20" w:after="48" w:line="240" w:lineRule="auto"/>
        <w:rPr>
          <w:rFonts w:cs="Helvetica"/>
          <w:b/>
          <w:bCs/>
        </w:rPr>
      </w:pPr>
    </w:p>
    <w:p w14:paraId="5AAD3D3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w:t>
      </w:r>
    </w:p>
    <w:p w14:paraId="43115C23" w14:textId="7A12C65A"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xml:space="preserve"> * Privacy Policy </w:t>
      </w:r>
      <w:r w:rsidR="00047DA4" w:rsidRPr="00C930BC">
        <w:rPr>
          <w:rFonts w:eastAsia="Times New Roman" w:cs="Helvetica"/>
          <w:color w:val="7CA668"/>
          <w:sz w:val="21"/>
          <w:szCs w:val="21"/>
          <w:lang w:val="en-GB" w:eastAsia="en-GB"/>
        </w:rPr>
        <w:t>Analyser</w:t>
      </w:r>
      <w:r w:rsidRPr="00C930BC">
        <w:rPr>
          <w:rFonts w:eastAsia="Times New Roman" w:cs="Helvetica"/>
          <w:color w:val="7CA668"/>
          <w:sz w:val="21"/>
          <w:szCs w:val="21"/>
          <w:lang w:val="en-GB" w:eastAsia="en-GB"/>
        </w:rPr>
        <w:t xml:space="preserve"> - Web Worker</w:t>
      </w:r>
    </w:p>
    <w:p w14:paraId="0C0894A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 Runs analysis in background thread to keep UI responsive</w:t>
      </w:r>
    </w:p>
    <w:p w14:paraId="403C1174"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 Handles large policies with chunked processing</w:t>
      </w:r>
    </w:p>
    <w:p w14:paraId="5B7664D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w:t>
      </w:r>
    </w:p>
    <w:p w14:paraId="68081DF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
    <w:p w14:paraId="1A7288F7" w14:textId="4D7B9568"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xml:space="preserve">// Try to import the </w:t>
      </w:r>
      <w:r w:rsidR="00047DA4" w:rsidRPr="00C930BC">
        <w:rPr>
          <w:rFonts w:eastAsia="Times New Roman" w:cs="Helvetica"/>
          <w:color w:val="7CA668"/>
          <w:sz w:val="21"/>
          <w:szCs w:val="21"/>
          <w:lang w:val="en-GB" w:eastAsia="en-GB"/>
        </w:rPr>
        <w:t>analyser</w:t>
      </w:r>
      <w:r w:rsidRPr="00C930BC">
        <w:rPr>
          <w:rFonts w:eastAsia="Times New Roman" w:cs="Helvetica"/>
          <w:color w:val="7CA668"/>
          <w:sz w:val="21"/>
          <w:szCs w:val="21"/>
          <w:lang w:val="en-GB" w:eastAsia="en-GB"/>
        </w:rPr>
        <w:t xml:space="preserve"> functions</w:t>
      </w:r>
    </w:p>
    <w:p w14:paraId="36FD255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C586C0"/>
          <w:sz w:val="21"/>
          <w:szCs w:val="21"/>
          <w:lang w:val="en-GB" w:eastAsia="en-GB"/>
        </w:rPr>
        <w:t>try</w:t>
      </w:r>
      <w:r w:rsidRPr="00C930BC">
        <w:rPr>
          <w:rFonts w:eastAsia="Times New Roman" w:cs="Helvetica"/>
          <w:color w:val="FFFFFF"/>
          <w:sz w:val="21"/>
          <w:szCs w:val="21"/>
          <w:lang w:val="en-GB" w:eastAsia="en-GB"/>
        </w:rPr>
        <w:t xml:space="preserve"> {</w:t>
      </w:r>
    </w:p>
    <w:p w14:paraId="288EBB53"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DCDCAA"/>
          <w:sz w:val="21"/>
          <w:szCs w:val="21"/>
          <w:lang w:val="en-GB" w:eastAsia="en-GB"/>
        </w:rPr>
        <w:t>importScripts</w:t>
      </w:r>
      <w:proofErr w:type="spellEnd"/>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'analyzer.js'</w:t>
      </w:r>
      <w:r w:rsidRPr="00C930BC">
        <w:rPr>
          <w:rFonts w:eastAsia="Times New Roman" w:cs="Helvetica"/>
          <w:color w:val="FFFFFF"/>
          <w:sz w:val="21"/>
          <w:szCs w:val="21"/>
          <w:lang w:val="en-GB" w:eastAsia="en-GB"/>
        </w:rPr>
        <w:t>);</w:t>
      </w:r>
    </w:p>
    <w:p w14:paraId="06B51986"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log</w:t>
      </w:r>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'[Worker] analyzer.js loaded successfully'</w:t>
      </w:r>
      <w:r w:rsidRPr="00C930BC">
        <w:rPr>
          <w:rFonts w:eastAsia="Times New Roman" w:cs="Helvetica"/>
          <w:color w:val="FFFFFF"/>
          <w:sz w:val="21"/>
          <w:szCs w:val="21"/>
          <w:lang w:val="en-GB" w:eastAsia="en-GB"/>
        </w:rPr>
        <w:t>);</w:t>
      </w:r>
    </w:p>
    <w:p w14:paraId="6CA0F042"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catch</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 {</w:t>
      </w:r>
    </w:p>
    <w:p w14:paraId="752E1839"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error</w:t>
      </w:r>
      <w:proofErr w:type="spellEnd"/>
      <w:proofErr w:type="gramEnd"/>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'[Worker] Failed to load analyzer.js:'</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w:t>
      </w:r>
    </w:p>
    <w:p w14:paraId="0464337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self</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postMessage</w:t>
      </w:r>
      <w:proofErr w:type="spellEnd"/>
      <w:proofErr w:type="gramEnd"/>
      <w:r w:rsidRPr="00C930BC">
        <w:rPr>
          <w:rFonts w:eastAsia="Times New Roman" w:cs="Helvetica"/>
          <w:color w:val="FFFFFF"/>
          <w:sz w:val="21"/>
          <w:szCs w:val="21"/>
          <w:lang w:val="en-GB" w:eastAsia="en-GB"/>
        </w:rPr>
        <w:t>({</w:t>
      </w:r>
    </w:p>
    <w:p w14:paraId="13179109"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success:</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false</w:t>
      </w:r>
      <w:r w:rsidRPr="00C930BC">
        <w:rPr>
          <w:rFonts w:eastAsia="Times New Roman" w:cs="Helvetica"/>
          <w:color w:val="FFFFFF"/>
          <w:sz w:val="21"/>
          <w:szCs w:val="21"/>
          <w:lang w:val="en-GB" w:eastAsia="en-GB"/>
        </w:rPr>
        <w:t>,</w:t>
      </w:r>
    </w:p>
    <w:p w14:paraId="0A23C53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'Failed to load analyzer.js: '</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message</w:t>
      </w:r>
      <w:proofErr w:type="spellEnd"/>
      <w:proofErr w:type="gramEnd"/>
    </w:p>
    <w:p w14:paraId="19517246"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6499B01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w:t>
      </w:r>
    </w:p>
    <w:p w14:paraId="7706035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
    <w:p w14:paraId="3CBB841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Listen for messages from main thread (popup.js)</w:t>
      </w:r>
    </w:p>
    <w:p w14:paraId="00C72B85"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roofErr w:type="spellStart"/>
      <w:proofErr w:type="gramStart"/>
      <w:r w:rsidRPr="00C930BC">
        <w:rPr>
          <w:rFonts w:eastAsia="Times New Roman" w:cs="Helvetica"/>
          <w:color w:val="9CDCFE"/>
          <w:sz w:val="21"/>
          <w:szCs w:val="21"/>
          <w:lang w:val="en-GB" w:eastAsia="en-GB"/>
        </w:rPr>
        <w:t>self</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onmessage</w:t>
      </w:r>
      <w:proofErr w:type="spellEnd"/>
      <w:proofErr w:type="gram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async</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event</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=&gt;</w:t>
      </w:r>
      <w:r w:rsidRPr="00C930BC">
        <w:rPr>
          <w:rFonts w:eastAsia="Times New Roman" w:cs="Helvetica"/>
          <w:color w:val="FFFFFF"/>
          <w:sz w:val="21"/>
          <w:szCs w:val="21"/>
          <w:lang w:val="en-GB" w:eastAsia="en-GB"/>
        </w:rPr>
        <w:t xml:space="preserve"> {</w:t>
      </w:r>
    </w:p>
    <w:p w14:paraId="73DD338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proofErr w:type="gramStart"/>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id</w:t>
      </w:r>
      <w:proofErr w:type="gram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action</w:t>
      </w:r>
      <w:r w:rsidRPr="00C930BC">
        <w:rPr>
          <w:rFonts w:eastAsia="Times New Roman" w:cs="Helvetica"/>
          <w:color w:val="FFFFFF"/>
          <w:sz w:val="21"/>
          <w:szCs w:val="21"/>
          <w:lang w:val="en-GB" w:eastAsia="en-GB"/>
        </w:rPr>
        <w:t xml:space="preserve"> }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event</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data</w:t>
      </w:r>
      <w:proofErr w:type="spellEnd"/>
      <w:r w:rsidRPr="00C930BC">
        <w:rPr>
          <w:rFonts w:eastAsia="Times New Roman" w:cs="Helvetica"/>
          <w:color w:val="FFFFFF"/>
          <w:sz w:val="21"/>
          <w:szCs w:val="21"/>
          <w:lang w:val="en-GB" w:eastAsia="en-GB"/>
        </w:rPr>
        <w:t>;</w:t>
      </w:r>
    </w:p>
    <w:p w14:paraId="080EB450"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3728203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log</w:t>
      </w:r>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 xml:space="preserve">`[Worker] Received message - ID: </w:t>
      </w:r>
      <w:r w:rsidRPr="00C930BC">
        <w:rPr>
          <w:rFonts w:eastAsia="Times New Roman" w:cs="Helvetica"/>
          <w:color w:val="569CD6"/>
          <w:sz w:val="21"/>
          <w:szCs w:val="21"/>
          <w:lang w:val="en-GB" w:eastAsia="en-GB"/>
        </w:rPr>
        <w:t>${</w:t>
      </w:r>
      <w:r w:rsidRPr="00C930BC">
        <w:rPr>
          <w:rFonts w:eastAsia="Times New Roman" w:cs="Helvetica"/>
          <w:color w:val="9CDCFE"/>
          <w:sz w:val="21"/>
          <w:szCs w:val="21"/>
          <w:lang w:val="en-GB" w:eastAsia="en-GB"/>
        </w:rPr>
        <w:t>id</w:t>
      </w:r>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 xml:space="preserve">, Action: </w:t>
      </w:r>
      <w:r w:rsidRPr="00C930BC">
        <w:rPr>
          <w:rFonts w:eastAsia="Times New Roman" w:cs="Helvetica"/>
          <w:color w:val="569CD6"/>
          <w:sz w:val="21"/>
          <w:szCs w:val="21"/>
          <w:lang w:val="en-GB" w:eastAsia="en-GB"/>
        </w:rPr>
        <w:t>${</w:t>
      </w:r>
      <w:r w:rsidRPr="00C930BC">
        <w:rPr>
          <w:rFonts w:eastAsia="Times New Roman" w:cs="Helvetica"/>
          <w:color w:val="9CDCFE"/>
          <w:sz w:val="21"/>
          <w:szCs w:val="21"/>
          <w:lang w:val="en-GB" w:eastAsia="en-GB"/>
        </w:rPr>
        <w:t>action</w:t>
      </w:r>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 xml:space="preserve">, Text length: </w:t>
      </w:r>
      <w:r w:rsidRPr="00C930BC">
        <w:rPr>
          <w:rFonts w:eastAsia="Times New Roman" w:cs="Helvetica"/>
          <w:color w:val="569CD6"/>
          <w:sz w:val="21"/>
          <w:szCs w:val="21"/>
          <w:lang w:val="en-GB" w:eastAsia="en-GB"/>
        </w:rPr>
        <w:t>${</w:t>
      </w:r>
      <w:proofErr w:type="gramStart"/>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roofErr w:type="gramEnd"/>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w:t>
      </w:r>
      <w:r w:rsidRPr="00C930BC">
        <w:rPr>
          <w:rFonts w:eastAsia="Times New Roman" w:cs="Helvetica"/>
          <w:color w:val="FFFFFF"/>
          <w:sz w:val="21"/>
          <w:szCs w:val="21"/>
          <w:lang w:val="en-GB" w:eastAsia="en-GB"/>
        </w:rPr>
        <w:t>);</w:t>
      </w:r>
    </w:p>
    <w:p w14:paraId="19692FA2"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
    <w:p w14:paraId="7355162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try</w:t>
      </w:r>
      <w:r w:rsidRPr="00C930BC">
        <w:rPr>
          <w:rFonts w:eastAsia="Times New Roman" w:cs="Helvetica"/>
          <w:color w:val="FFFFFF"/>
          <w:sz w:val="21"/>
          <w:szCs w:val="21"/>
          <w:lang w:val="en-GB" w:eastAsia="en-GB"/>
        </w:rPr>
        <w:t xml:space="preserve"> {</w:t>
      </w:r>
    </w:p>
    <w:p w14:paraId="224051EE"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if</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action</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w:t>
      </w:r>
      <w:proofErr w:type="spellStart"/>
      <w:r w:rsidRPr="00C930BC">
        <w:rPr>
          <w:rFonts w:eastAsia="Times New Roman" w:cs="Helvetica"/>
          <w:color w:val="CE9178"/>
          <w:sz w:val="21"/>
          <w:szCs w:val="21"/>
          <w:lang w:val="en-GB" w:eastAsia="en-GB"/>
        </w:rPr>
        <w:t>analyze</w:t>
      </w:r>
      <w:proofErr w:type="spellEnd"/>
      <w:r w:rsidRPr="00C930BC">
        <w:rPr>
          <w:rFonts w:eastAsia="Times New Roman" w:cs="Helvetica"/>
          <w:color w:val="CE9178"/>
          <w:sz w:val="21"/>
          <w:szCs w:val="21"/>
          <w:lang w:val="en-GB" w:eastAsia="en-GB"/>
        </w:rPr>
        <w:t>'</w:t>
      </w:r>
      <w:r w:rsidRPr="00C930BC">
        <w:rPr>
          <w:rFonts w:eastAsia="Times New Roman" w:cs="Helvetica"/>
          <w:color w:val="FFFFFF"/>
          <w:sz w:val="21"/>
          <w:szCs w:val="21"/>
          <w:lang w:val="en-GB" w:eastAsia="en-GB"/>
        </w:rPr>
        <w:t>) {</w:t>
      </w:r>
    </w:p>
    <w:p w14:paraId="1893D6EE" w14:textId="6C8003F9"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7CA668"/>
          <w:sz w:val="21"/>
          <w:szCs w:val="21"/>
          <w:lang w:val="en-GB" w:eastAsia="en-GB"/>
        </w:rPr>
        <w:t xml:space="preserve">// Verify </w:t>
      </w:r>
      <w:r w:rsidR="00047DA4" w:rsidRPr="00C930BC">
        <w:rPr>
          <w:rFonts w:eastAsia="Times New Roman" w:cs="Helvetica"/>
          <w:color w:val="7CA668"/>
          <w:sz w:val="21"/>
          <w:szCs w:val="21"/>
          <w:lang w:val="en-GB" w:eastAsia="en-GB"/>
        </w:rPr>
        <w:t>analyser</w:t>
      </w:r>
      <w:r w:rsidRPr="00C930BC">
        <w:rPr>
          <w:rFonts w:eastAsia="Times New Roman" w:cs="Helvetica"/>
          <w:color w:val="7CA668"/>
          <w:sz w:val="21"/>
          <w:szCs w:val="21"/>
          <w:lang w:val="en-GB" w:eastAsia="en-GB"/>
        </w:rPr>
        <w:t xml:space="preserve"> function exists</w:t>
      </w:r>
    </w:p>
    <w:p w14:paraId="7AA9162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if</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typeof</w:t>
      </w:r>
      <w:proofErr w:type="spellEnd"/>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analyzePrivacyPolicy</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roofErr w:type="gramEnd"/>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'function'</w:t>
      </w:r>
      <w:r w:rsidRPr="00C930BC">
        <w:rPr>
          <w:rFonts w:eastAsia="Times New Roman" w:cs="Helvetica"/>
          <w:color w:val="FFFFFF"/>
          <w:sz w:val="21"/>
          <w:szCs w:val="21"/>
          <w:lang w:val="en-GB" w:eastAsia="en-GB"/>
        </w:rPr>
        <w:t>) {</w:t>
      </w:r>
    </w:p>
    <w:p w14:paraId="43C441D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throw</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new</w:t>
      </w:r>
      <w:r w:rsidRPr="00C930BC">
        <w:rPr>
          <w:rFonts w:eastAsia="Times New Roman" w:cs="Helvetica"/>
          <w:color w:val="FFFFFF"/>
          <w:sz w:val="21"/>
          <w:szCs w:val="21"/>
          <w:lang w:val="en-GB" w:eastAsia="en-GB"/>
        </w:rPr>
        <w:t xml:space="preserve"> </w:t>
      </w:r>
      <w:proofErr w:type="gramStart"/>
      <w:r w:rsidRPr="00C930BC">
        <w:rPr>
          <w:rFonts w:eastAsia="Times New Roman" w:cs="Helvetica"/>
          <w:color w:val="4EC9B0"/>
          <w:sz w:val="21"/>
          <w:szCs w:val="21"/>
          <w:lang w:val="en-GB" w:eastAsia="en-GB"/>
        </w:rPr>
        <w:t>Error</w:t>
      </w:r>
      <w:r w:rsidRPr="00C930BC">
        <w:rPr>
          <w:rFonts w:eastAsia="Times New Roman" w:cs="Helvetica"/>
          <w:color w:val="FFFFFF"/>
          <w:sz w:val="21"/>
          <w:szCs w:val="21"/>
          <w:lang w:val="en-GB" w:eastAsia="en-GB"/>
        </w:rPr>
        <w:t>(</w:t>
      </w:r>
      <w:proofErr w:type="gramEnd"/>
      <w:r w:rsidRPr="00C930BC">
        <w:rPr>
          <w:rFonts w:eastAsia="Times New Roman" w:cs="Helvetica"/>
          <w:color w:val="CE9178"/>
          <w:sz w:val="21"/>
          <w:szCs w:val="21"/>
          <w:lang w:val="en-GB" w:eastAsia="en-GB"/>
        </w:rPr>
        <w:t>'</w:t>
      </w:r>
      <w:proofErr w:type="spellStart"/>
      <w:r w:rsidRPr="00C930BC">
        <w:rPr>
          <w:rFonts w:eastAsia="Times New Roman" w:cs="Helvetica"/>
          <w:color w:val="CE9178"/>
          <w:sz w:val="21"/>
          <w:szCs w:val="21"/>
          <w:lang w:val="en-GB" w:eastAsia="en-GB"/>
        </w:rPr>
        <w:t>analyzePrivacyPolicy</w:t>
      </w:r>
      <w:proofErr w:type="spellEnd"/>
      <w:r w:rsidRPr="00C930BC">
        <w:rPr>
          <w:rFonts w:eastAsia="Times New Roman" w:cs="Helvetica"/>
          <w:color w:val="CE9178"/>
          <w:sz w:val="21"/>
          <w:szCs w:val="21"/>
          <w:lang w:val="en-GB" w:eastAsia="en-GB"/>
        </w:rPr>
        <w:t xml:space="preserve"> function not found'</w:t>
      </w:r>
      <w:r w:rsidRPr="00C930BC">
        <w:rPr>
          <w:rFonts w:eastAsia="Times New Roman" w:cs="Helvetica"/>
          <w:color w:val="FFFFFF"/>
          <w:sz w:val="21"/>
          <w:szCs w:val="21"/>
          <w:lang w:val="en-GB" w:eastAsia="en-GB"/>
        </w:rPr>
        <w:t>);</w:t>
      </w:r>
    </w:p>
    <w:p w14:paraId="5B1DD2CE"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222D078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3487501D"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7CA668"/>
          <w:sz w:val="21"/>
          <w:szCs w:val="21"/>
          <w:lang w:val="en-GB" w:eastAsia="en-GB"/>
        </w:rPr>
        <w:t>// If text is very large, process in chunks</w:t>
      </w:r>
    </w:p>
    <w:p w14:paraId="46194299"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if</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proofErr w:type="gram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&gt;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100000</w:t>
      </w:r>
      <w:r w:rsidRPr="00C930BC">
        <w:rPr>
          <w:rFonts w:eastAsia="Times New Roman" w:cs="Helvetica"/>
          <w:color w:val="FFFFFF"/>
          <w:sz w:val="21"/>
          <w:szCs w:val="21"/>
          <w:lang w:val="en-GB" w:eastAsia="en-GB"/>
        </w:rPr>
        <w:t>) {</w:t>
      </w:r>
    </w:p>
    <w:p w14:paraId="521CCE28"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log</w:t>
      </w:r>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'[Worker] Large text detected, processing in chunks...'</w:t>
      </w:r>
      <w:r w:rsidRPr="00C930BC">
        <w:rPr>
          <w:rFonts w:eastAsia="Times New Roman" w:cs="Helvetica"/>
          <w:color w:val="FFFFFF"/>
          <w:sz w:val="21"/>
          <w:szCs w:val="21"/>
          <w:lang w:val="en-GB" w:eastAsia="en-GB"/>
        </w:rPr>
        <w:t>);</w:t>
      </w:r>
    </w:p>
    <w:p w14:paraId="361DC7E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lastRenderedPageBreak/>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results</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await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DCDCAA"/>
          <w:sz w:val="21"/>
          <w:szCs w:val="21"/>
          <w:lang w:val="en-GB" w:eastAsia="en-GB"/>
        </w:rPr>
        <w:t>analyzeInChunks</w:t>
      </w:r>
      <w:proofErr w:type="spell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w:t>
      </w:r>
    </w:p>
    <w:p w14:paraId="2F8B7816"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self</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postMessage</w:t>
      </w:r>
      <w:proofErr w:type="spellEnd"/>
      <w:proofErr w:type="gramEnd"/>
      <w:r w:rsidRPr="00C930BC">
        <w:rPr>
          <w:rFonts w:eastAsia="Times New Roman" w:cs="Helvetica"/>
          <w:color w:val="FFFFFF"/>
          <w:sz w:val="21"/>
          <w:szCs w:val="21"/>
          <w:lang w:val="en-GB" w:eastAsia="en-GB"/>
        </w:rPr>
        <w:t xml:space="preserve">({ </w:t>
      </w:r>
    </w:p>
    <w:p w14:paraId="148AA52F"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id</w:t>
      </w:r>
      <w:r w:rsidRPr="00C930BC">
        <w:rPr>
          <w:rFonts w:eastAsia="Times New Roman" w:cs="Helvetica"/>
          <w:color w:val="FFFFFF"/>
          <w:sz w:val="21"/>
          <w:szCs w:val="21"/>
          <w:lang w:val="en-GB" w:eastAsia="en-GB"/>
        </w:rPr>
        <w:t xml:space="preserve">, </w:t>
      </w:r>
    </w:p>
    <w:p w14:paraId="25EFB09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success:</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true</w:t>
      </w:r>
      <w:r w:rsidRPr="00C930BC">
        <w:rPr>
          <w:rFonts w:eastAsia="Times New Roman" w:cs="Helvetica"/>
          <w:color w:val="FFFFFF"/>
          <w:sz w:val="21"/>
          <w:szCs w:val="21"/>
          <w:lang w:val="en-GB" w:eastAsia="en-GB"/>
        </w:rPr>
        <w:t xml:space="preserve">, </w:t>
      </w:r>
    </w:p>
    <w:p w14:paraId="7756C415"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result:</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results</w:t>
      </w:r>
      <w:r w:rsidRPr="00C930BC">
        <w:rPr>
          <w:rFonts w:eastAsia="Times New Roman" w:cs="Helvetica"/>
          <w:color w:val="FFFFFF"/>
          <w:sz w:val="21"/>
          <w:szCs w:val="21"/>
          <w:lang w:val="en-GB" w:eastAsia="en-GB"/>
        </w:rPr>
        <w:t>,</w:t>
      </w:r>
    </w:p>
    <w:p w14:paraId="56AD460D"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mode:</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'chunked'</w:t>
      </w:r>
    </w:p>
    <w:p w14:paraId="50653444"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559302D9"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 </w:t>
      </w:r>
      <w:r w:rsidRPr="00C930BC">
        <w:rPr>
          <w:rFonts w:eastAsia="Times New Roman" w:cs="Helvetica"/>
          <w:color w:val="C586C0"/>
          <w:sz w:val="21"/>
          <w:szCs w:val="21"/>
          <w:lang w:val="en-GB" w:eastAsia="en-GB"/>
        </w:rPr>
        <w:t>else</w:t>
      </w:r>
      <w:r w:rsidRPr="00C930BC">
        <w:rPr>
          <w:rFonts w:eastAsia="Times New Roman" w:cs="Helvetica"/>
          <w:color w:val="FFFFFF"/>
          <w:sz w:val="21"/>
          <w:szCs w:val="21"/>
          <w:lang w:val="en-GB" w:eastAsia="en-GB"/>
        </w:rPr>
        <w:t xml:space="preserve"> {</w:t>
      </w:r>
    </w:p>
    <w:p w14:paraId="03E11920" w14:textId="61129214"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7CA668"/>
          <w:sz w:val="21"/>
          <w:szCs w:val="21"/>
          <w:lang w:val="en-GB" w:eastAsia="en-GB"/>
        </w:rPr>
        <w:t xml:space="preserve">// Small text - </w:t>
      </w:r>
      <w:r w:rsidR="00047DA4" w:rsidRPr="00C930BC">
        <w:rPr>
          <w:rFonts w:eastAsia="Times New Roman" w:cs="Helvetica"/>
          <w:color w:val="7CA668"/>
          <w:sz w:val="21"/>
          <w:szCs w:val="21"/>
          <w:lang w:val="en-GB" w:eastAsia="en-GB"/>
        </w:rPr>
        <w:t>analyse</w:t>
      </w:r>
      <w:r w:rsidRPr="00C930BC">
        <w:rPr>
          <w:rFonts w:eastAsia="Times New Roman" w:cs="Helvetica"/>
          <w:color w:val="7CA668"/>
          <w:sz w:val="21"/>
          <w:szCs w:val="21"/>
          <w:lang w:val="en-GB" w:eastAsia="en-GB"/>
        </w:rPr>
        <w:t xml:space="preserve"> directly</w:t>
      </w:r>
    </w:p>
    <w:p w14:paraId="6D8D8F6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log</w:t>
      </w:r>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 xml:space="preserve">'[Worker] </w:t>
      </w:r>
      <w:proofErr w:type="spellStart"/>
      <w:r w:rsidRPr="00C930BC">
        <w:rPr>
          <w:rFonts w:eastAsia="Times New Roman" w:cs="Helvetica"/>
          <w:color w:val="CE9178"/>
          <w:sz w:val="21"/>
          <w:szCs w:val="21"/>
          <w:lang w:val="en-GB" w:eastAsia="en-GB"/>
        </w:rPr>
        <w:t>Analyzing</w:t>
      </w:r>
      <w:proofErr w:type="spellEnd"/>
      <w:r w:rsidRPr="00C930BC">
        <w:rPr>
          <w:rFonts w:eastAsia="Times New Roman" w:cs="Helvetica"/>
          <w:color w:val="CE9178"/>
          <w:sz w:val="21"/>
          <w:szCs w:val="21"/>
          <w:lang w:val="en-GB" w:eastAsia="en-GB"/>
        </w:rPr>
        <w:t xml:space="preserve"> text directly...'</w:t>
      </w:r>
      <w:r w:rsidRPr="00C930BC">
        <w:rPr>
          <w:rFonts w:eastAsia="Times New Roman" w:cs="Helvetica"/>
          <w:color w:val="FFFFFF"/>
          <w:sz w:val="21"/>
          <w:szCs w:val="21"/>
          <w:lang w:val="en-GB" w:eastAsia="en-GB"/>
        </w:rPr>
        <w:t>);</w:t>
      </w:r>
    </w:p>
    <w:p w14:paraId="6AC26343"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result</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DCDCAA"/>
          <w:sz w:val="21"/>
          <w:szCs w:val="21"/>
          <w:lang w:val="en-GB" w:eastAsia="en-GB"/>
        </w:rPr>
        <w:t>analyzePrivacyPolicy</w:t>
      </w:r>
      <w:proofErr w:type="spell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w:t>
      </w:r>
    </w:p>
    <w:p w14:paraId="3E66F840"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self</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postMessage</w:t>
      </w:r>
      <w:proofErr w:type="spellEnd"/>
      <w:proofErr w:type="gramEnd"/>
      <w:r w:rsidRPr="00C930BC">
        <w:rPr>
          <w:rFonts w:eastAsia="Times New Roman" w:cs="Helvetica"/>
          <w:color w:val="FFFFFF"/>
          <w:sz w:val="21"/>
          <w:szCs w:val="21"/>
          <w:lang w:val="en-GB" w:eastAsia="en-GB"/>
        </w:rPr>
        <w:t xml:space="preserve">({ </w:t>
      </w:r>
    </w:p>
    <w:p w14:paraId="0F4E9335"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id</w:t>
      </w:r>
      <w:r w:rsidRPr="00C930BC">
        <w:rPr>
          <w:rFonts w:eastAsia="Times New Roman" w:cs="Helvetica"/>
          <w:color w:val="FFFFFF"/>
          <w:sz w:val="21"/>
          <w:szCs w:val="21"/>
          <w:lang w:val="en-GB" w:eastAsia="en-GB"/>
        </w:rPr>
        <w:t xml:space="preserve">, </w:t>
      </w:r>
    </w:p>
    <w:p w14:paraId="5472179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success:</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true</w:t>
      </w:r>
      <w:r w:rsidRPr="00C930BC">
        <w:rPr>
          <w:rFonts w:eastAsia="Times New Roman" w:cs="Helvetica"/>
          <w:color w:val="FFFFFF"/>
          <w:sz w:val="21"/>
          <w:szCs w:val="21"/>
          <w:lang w:val="en-GB" w:eastAsia="en-GB"/>
        </w:rPr>
        <w:t xml:space="preserve">, </w:t>
      </w:r>
    </w:p>
    <w:p w14:paraId="37FF022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result</w:t>
      </w:r>
      <w:r w:rsidRPr="00C930BC">
        <w:rPr>
          <w:rFonts w:eastAsia="Times New Roman" w:cs="Helvetica"/>
          <w:color w:val="FFFFFF"/>
          <w:sz w:val="21"/>
          <w:szCs w:val="21"/>
          <w:lang w:val="en-GB" w:eastAsia="en-GB"/>
        </w:rPr>
        <w:t>,</w:t>
      </w:r>
    </w:p>
    <w:p w14:paraId="4D032C6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mode:</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'direct'</w:t>
      </w:r>
    </w:p>
    <w:p w14:paraId="0DCC0E4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684D0BA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6EC5705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 </w:t>
      </w:r>
      <w:r w:rsidRPr="00C930BC">
        <w:rPr>
          <w:rFonts w:eastAsia="Times New Roman" w:cs="Helvetica"/>
          <w:color w:val="C586C0"/>
          <w:sz w:val="21"/>
          <w:szCs w:val="21"/>
          <w:lang w:val="en-GB" w:eastAsia="en-GB"/>
        </w:rPr>
        <w:t>else</w:t>
      </w:r>
      <w:r w:rsidRPr="00C930BC">
        <w:rPr>
          <w:rFonts w:eastAsia="Times New Roman" w:cs="Helvetica"/>
          <w:color w:val="FFFFFF"/>
          <w:sz w:val="21"/>
          <w:szCs w:val="21"/>
          <w:lang w:val="en-GB" w:eastAsia="en-GB"/>
        </w:rPr>
        <w:t xml:space="preserve"> {</w:t>
      </w:r>
    </w:p>
    <w:p w14:paraId="2773B5E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self</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postMessage</w:t>
      </w:r>
      <w:proofErr w:type="spellEnd"/>
      <w:proofErr w:type="gramEnd"/>
      <w:r w:rsidRPr="00C930BC">
        <w:rPr>
          <w:rFonts w:eastAsia="Times New Roman" w:cs="Helvetica"/>
          <w:color w:val="FFFFFF"/>
          <w:sz w:val="21"/>
          <w:szCs w:val="21"/>
          <w:lang w:val="en-GB" w:eastAsia="en-GB"/>
        </w:rPr>
        <w:t xml:space="preserve">({ </w:t>
      </w:r>
    </w:p>
    <w:p w14:paraId="1D1692A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id</w:t>
      </w:r>
      <w:r w:rsidRPr="00C930BC">
        <w:rPr>
          <w:rFonts w:eastAsia="Times New Roman" w:cs="Helvetica"/>
          <w:color w:val="FFFFFF"/>
          <w:sz w:val="21"/>
          <w:szCs w:val="21"/>
          <w:lang w:val="en-GB" w:eastAsia="en-GB"/>
        </w:rPr>
        <w:t xml:space="preserve">, </w:t>
      </w:r>
    </w:p>
    <w:p w14:paraId="0605A0F6"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success:</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false</w:t>
      </w:r>
      <w:r w:rsidRPr="00C930BC">
        <w:rPr>
          <w:rFonts w:eastAsia="Times New Roman" w:cs="Helvetica"/>
          <w:color w:val="FFFFFF"/>
          <w:sz w:val="21"/>
          <w:szCs w:val="21"/>
          <w:lang w:val="en-GB" w:eastAsia="en-GB"/>
        </w:rPr>
        <w:t xml:space="preserve">, </w:t>
      </w:r>
    </w:p>
    <w:p w14:paraId="20FCB3FE"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'Unknown action: '</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action</w:t>
      </w:r>
      <w:r w:rsidRPr="00C930BC">
        <w:rPr>
          <w:rFonts w:eastAsia="Times New Roman" w:cs="Helvetica"/>
          <w:color w:val="FFFFFF"/>
          <w:sz w:val="21"/>
          <w:szCs w:val="21"/>
          <w:lang w:val="en-GB" w:eastAsia="en-GB"/>
        </w:rPr>
        <w:t xml:space="preserve"> </w:t>
      </w:r>
    </w:p>
    <w:p w14:paraId="1991DAB6"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0B803DE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51D29856"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 </w:t>
      </w:r>
      <w:r w:rsidRPr="00C930BC">
        <w:rPr>
          <w:rFonts w:eastAsia="Times New Roman" w:cs="Helvetica"/>
          <w:color w:val="C586C0"/>
          <w:sz w:val="21"/>
          <w:szCs w:val="21"/>
          <w:lang w:val="en-GB" w:eastAsia="en-GB"/>
        </w:rPr>
        <w:t>catch</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 {</w:t>
      </w:r>
    </w:p>
    <w:p w14:paraId="172AEC8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error</w:t>
      </w:r>
      <w:proofErr w:type="spellEnd"/>
      <w:proofErr w:type="gramEnd"/>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'[Worker] Error:'</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w:t>
      </w:r>
    </w:p>
    <w:p w14:paraId="64C1470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self</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postMessage</w:t>
      </w:r>
      <w:proofErr w:type="spellEnd"/>
      <w:proofErr w:type="gramEnd"/>
      <w:r w:rsidRPr="00C930BC">
        <w:rPr>
          <w:rFonts w:eastAsia="Times New Roman" w:cs="Helvetica"/>
          <w:color w:val="FFFFFF"/>
          <w:sz w:val="21"/>
          <w:szCs w:val="21"/>
          <w:lang w:val="en-GB" w:eastAsia="en-GB"/>
        </w:rPr>
        <w:t xml:space="preserve">({ </w:t>
      </w:r>
    </w:p>
    <w:p w14:paraId="65CF53D3"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id</w:t>
      </w:r>
      <w:r w:rsidRPr="00C930BC">
        <w:rPr>
          <w:rFonts w:eastAsia="Times New Roman" w:cs="Helvetica"/>
          <w:color w:val="FFFFFF"/>
          <w:sz w:val="21"/>
          <w:szCs w:val="21"/>
          <w:lang w:val="en-GB" w:eastAsia="en-GB"/>
        </w:rPr>
        <w:t xml:space="preserve">, </w:t>
      </w:r>
    </w:p>
    <w:p w14:paraId="5DCFB5E5"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success:</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false</w:t>
      </w:r>
      <w:r w:rsidRPr="00C930BC">
        <w:rPr>
          <w:rFonts w:eastAsia="Times New Roman" w:cs="Helvetica"/>
          <w:color w:val="FFFFFF"/>
          <w:sz w:val="21"/>
          <w:szCs w:val="21"/>
          <w:lang w:val="en-GB" w:eastAsia="en-GB"/>
        </w:rPr>
        <w:t xml:space="preserve">, </w:t>
      </w:r>
    </w:p>
    <w:p w14:paraId="0481EFC8"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error</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message</w:t>
      </w:r>
      <w:proofErr w:type="spellEnd"/>
      <w:proofErr w:type="gramEnd"/>
      <w:r w:rsidRPr="00C930BC">
        <w:rPr>
          <w:rFonts w:eastAsia="Times New Roman" w:cs="Helvetica"/>
          <w:color w:val="FFFFFF"/>
          <w:sz w:val="21"/>
          <w:szCs w:val="21"/>
          <w:lang w:val="en-GB" w:eastAsia="en-GB"/>
        </w:rPr>
        <w:t xml:space="preserve"> </w:t>
      </w:r>
    </w:p>
    <w:p w14:paraId="07D87A1E"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16D175B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7C9CC1E4"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w:t>
      </w:r>
    </w:p>
    <w:p w14:paraId="24C749AE"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
    <w:p w14:paraId="0C6269D0"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w:t>
      </w:r>
    </w:p>
    <w:p w14:paraId="3681FC9F" w14:textId="26C8E493"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xml:space="preserve"> * </w:t>
      </w:r>
      <w:r w:rsidR="00047DA4" w:rsidRPr="00C930BC">
        <w:rPr>
          <w:rFonts w:eastAsia="Times New Roman" w:cs="Helvetica"/>
          <w:color w:val="7CA668"/>
          <w:sz w:val="21"/>
          <w:szCs w:val="21"/>
          <w:lang w:val="en-GB" w:eastAsia="en-GB"/>
        </w:rPr>
        <w:t>Analyse</w:t>
      </w:r>
      <w:r w:rsidRPr="00C930BC">
        <w:rPr>
          <w:rFonts w:eastAsia="Times New Roman" w:cs="Helvetica"/>
          <w:color w:val="7CA668"/>
          <w:sz w:val="21"/>
          <w:szCs w:val="21"/>
          <w:lang w:val="en-GB" w:eastAsia="en-GB"/>
        </w:rPr>
        <w:t xml:space="preserve"> large text in chunks to prevent timeout</w:t>
      </w:r>
    </w:p>
    <w:p w14:paraId="33C5321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xml:space="preserve"> * </w:t>
      </w:r>
      <w:r w:rsidRPr="00C930BC">
        <w:rPr>
          <w:rFonts w:eastAsia="Times New Roman" w:cs="Helvetica"/>
          <w:color w:val="569CD6"/>
          <w:sz w:val="21"/>
          <w:szCs w:val="21"/>
          <w:lang w:val="en-GB" w:eastAsia="en-GB"/>
        </w:rPr>
        <w:t>@param</w:t>
      </w:r>
      <w:r w:rsidRPr="00C930BC">
        <w:rPr>
          <w:rFonts w:eastAsia="Times New Roman" w:cs="Helvetica"/>
          <w:color w:val="7CA668"/>
          <w:sz w:val="21"/>
          <w:szCs w:val="21"/>
          <w:lang w:val="en-GB" w:eastAsia="en-GB"/>
        </w:rPr>
        <w:t xml:space="preserve"> </w:t>
      </w:r>
      <w:r w:rsidRPr="00C930BC">
        <w:rPr>
          <w:rFonts w:eastAsia="Times New Roman" w:cs="Helvetica"/>
          <w:color w:val="4EC9B0"/>
          <w:sz w:val="21"/>
          <w:szCs w:val="21"/>
          <w:lang w:val="en-GB" w:eastAsia="en-GB"/>
        </w:rPr>
        <w:t>{string}</w:t>
      </w:r>
      <w:r w:rsidRPr="00C930BC">
        <w:rPr>
          <w:rFonts w:eastAsia="Times New Roman" w:cs="Helvetica"/>
          <w:color w:val="7CA668"/>
          <w:sz w:val="21"/>
          <w:szCs w:val="21"/>
          <w:lang w:val="en-GB" w:eastAsia="en-GB"/>
        </w:rPr>
        <w:t xml:space="preserve"> </w:t>
      </w:r>
      <w:r w:rsidRPr="00C930BC">
        <w:rPr>
          <w:rFonts w:eastAsia="Times New Roman" w:cs="Helvetica"/>
          <w:color w:val="9CDCFE"/>
          <w:sz w:val="21"/>
          <w:szCs w:val="21"/>
          <w:lang w:val="en-GB" w:eastAsia="en-GB"/>
        </w:rPr>
        <w:t>text</w:t>
      </w:r>
    </w:p>
    <w:p w14:paraId="2F20278D"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xml:space="preserve"> * </w:t>
      </w:r>
      <w:r w:rsidRPr="00C930BC">
        <w:rPr>
          <w:rFonts w:eastAsia="Times New Roman" w:cs="Helvetica"/>
          <w:color w:val="569CD6"/>
          <w:sz w:val="21"/>
          <w:szCs w:val="21"/>
          <w:lang w:val="en-GB" w:eastAsia="en-GB"/>
        </w:rPr>
        <w:t>@returns</w:t>
      </w:r>
      <w:r w:rsidRPr="00C930BC">
        <w:rPr>
          <w:rFonts w:eastAsia="Times New Roman" w:cs="Helvetica"/>
          <w:color w:val="7CA668"/>
          <w:sz w:val="21"/>
          <w:szCs w:val="21"/>
          <w:lang w:val="en-GB" w:eastAsia="en-GB"/>
        </w:rPr>
        <w:t xml:space="preserve"> </w:t>
      </w:r>
      <w:r w:rsidRPr="00C930BC">
        <w:rPr>
          <w:rFonts w:eastAsia="Times New Roman" w:cs="Helvetica"/>
          <w:color w:val="4EC9B0"/>
          <w:sz w:val="21"/>
          <w:szCs w:val="21"/>
          <w:lang w:val="en-GB" w:eastAsia="en-GB"/>
        </w:rPr>
        <w:t>{object}</w:t>
      </w:r>
      <w:r w:rsidRPr="00C930BC">
        <w:rPr>
          <w:rFonts w:eastAsia="Times New Roman" w:cs="Helvetica"/>
          <w:color w:val="7CA668"/>
          <w:sz w:val="21"/>
          <w:szCs w:val="21"/>
          <w:lang w:val="en-GB" w:eastAsia="en-GB"/>
        </w:rPr>
        <w:t xml:space="preserve"> Merged analysis result</w:t>
      </w:r>
    </w:p>
    <w:p w14:paraId="7F9A1BB8"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7CA668"/>
          <w:sz w:val="21"/>
          <w:szCs w:val="21"/>
          <w:lang w:val="en-GB" w:eastAsia="en-GB"/>
        </w:rPr>
        <w:t> */</w:t>
      </w:r>
    </w:p>
    <w:p w14:paraId="56265755"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569CD6"/>
          <w:sz w:val="21"/>
          <w:szCs w:val="21"/>
          <w:lang w:val="en-GB" w:eastAsia="en-GB"/>
        </w:rPr>
        <w:t>async</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function</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DCDCAA"/>
          <w:sz w:val="21"/>
          <w:szCs w:val="21"/>
          <w:lang w:val="en-GB" w:eastAsia="en-GB"/>
        </w:rPr>
        <w:t>analyzeInChunks</w:t>
      </w:r>
      <w:proofErr w:type="spell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 {</w:t>
      </w:r>
    </w:p>
    <w:p w14:paraId="17F12A8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CHUNK_SIZE</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50000</w:t>
      </w:r>
      <w:r w:rsidRPr="00C930BC">
        <w:rPr>
          <w:rFonts w:eastAsia="Times New Roman" w:cs="Helvetica"/>
          <w:color w:val="FFFFFF"/>
          <w:sz w:val="21"/>
          <w:szCs w:val="21"/>
          <w:lang w:val="en-GB" w:eastAsia="en-GB"/>
        </w:rPr>
        <w:t>;</w:t>
      </w:r>
    </w:p>
    <w:p w14:paraId="19F93DEF"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chunks</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DCDCAA"/>
          <w:sz w:val="21"/>
          <w:szCs w:val="21"/>
          <w:lang w:val="en-GB" w:eastAsia="en-GB"/>
        </w:rPr>
        <w:t>chunkText</w:t>
      </w:r>
      <w:proofErr w:type="spellEnd"/>
      <w:r w:rsidRPr="00C930BC">
        <w:rPr>
          <w:rFonts w:eastAsia="Times New Roman" w:cs="Helvetica"/>
          <w:color w:val="FFFFFF"/>
          <w:sz w:val="21"/>
          <w:szCs w:val="21"/>
          <w:lang w:val="en-GB" w:eastAsia="en-GB"/>
        </w:rPr>
        <w:t>(</w:t>
      </w:r>
      <w:proofErr w:type="gramEnd"/>
      <w:r w:rsidRPr="00C930BC">
        <w:rPr>
          <w:rFonts w:eastAsia="Times New Roman" w:cs="Helvetica"/>
          <w:color w:val="9CDCFE"/>
          <w:sz w:val="21"/>
          <w:szCs w:val="21"/>
          <w:lang w:val="en-GB" w:eastAsia="en-GB"/>
        </w:rPr>
        <w:t>text</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CHUNK_SIZE</w:t>
      </w:r>
      <w:r w:rsidRPr="00C930BC">
        <w:rPr>
          <w:rFonts w:eastAsia="Times New Roman" w:cs="Helvetica"/>
          <w:color w:val="FFFFFF"/>
          <w:sz w:val="21"/>
          <w:szCs w:val="21"/>
          <w:lang w:val="en-GB" w:eastAsia="en-GB"/>
        </w:rPr>
        <w:t>);</w:t>
      </w:r>
    </w:p>
    <w:p w14:paraId="09C9B8D8"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1AC4E0B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log</w:t>
      </w:r>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 xml:space="preserve">`[Worker] Processing </w:t>
      </w:r>
      <w:r w:rsidRPr="00C930BC">
        <w:rPr>
          <w:rFonts w:eastAsia="Times New Roman" w:cs="Helvetica"/>
          <w:color w:val="569CD6"/>
          <w:sz w:val="21"/>
          <w:szCs w:val="21"/>
          <w:lang w:val="en-GB" w:eastAsia="en-GB"/>
        </w:rPr>
        <w:t>${</w:t>
      </w:r>
      <w:proofErr w:type="spellStart"/>
      <w:proofErr w:type="gramStart"/>
      <w:r w:rsidRPr="00C930BC">
        <w:rPr>
          <w:rFonts w:eastAsia="Times New Roman" w:cs="Helvetica"/>
          <w:color w:val="9CDCFE"/>
          <w:sz w:val="21"/>
          <w:szCs w:val="21"/>
          <w:lang w:val="en-GB" w:eastAsia="en-GB"/>
        </w:rPr>
        <w:t>chunks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proofErr w:type="gramEnd"/>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 xml:space="preserve"> chunks...`</w:t>
      </w:r>
      <w:r w:rsidRPr="00C930BC">
        <w:rPr>
          <w:rFonts w:eastAsia="Times New Roman" w:cs="Helvetica"/>
          <w:color w:val="FFFFFF"/>
          <w:sz w:val="21"/>
          <w:szCs w:val="21"/>
          <w:lang w:val="en-GB" w:eastAsia="en-GB"/>
        </w:rPr>
        <w:t>);</w:t>
      </w:r>
    </w:p>
    <w:p w14:paraId="0DEE2A7F"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04E10556"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let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processedChunks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w:t>
      </w:r>
    </w:p>
    <w:p w14:paraId="47965463"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6D3030E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chunkResults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chunks</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map</w:t>
      </w:r>
      <w:proofErr w:type="spellEnd"/>
      <w:r w:rsidRPr="00C930BC">
        <w:rPr>
          <w:rFonts w:eastAsia="Times New Roman" w:cs="Helvetica"/>
          <w:color w:val="FFFFFF"/>
          <w:sz w:val="21"/>
          <w:szCs w:val="21"/>
          <w:lang w:val="en-GB" w:eastAsia="en-GB"/>
        </w:rPr>
        <w:t>(</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chunk</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index</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=&gt;</w:t>
      </w:r>
      <w:r w:rsidRPr="00C930BC">
        <w:rPr>
          <w:rFonts w:eastAsia="Times New Roman" w:cs="Helvetica"/>
          <w:color w:val="FFFFFF"/>
          <w:sz w:val="21"/>
          <w:szCs w:val="21"/>
          <w:lang w:val="en-GB" w:eastAsia="en-GB"/>
        </w:rPr>
        <w:t xml:space="preserve"> {</w:t>
      </w:r>
    </w:p>
    <w:p w14:paraId="6CD01C8D"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result</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DCDCAA"/>
          <w:sz w:val="21"/>
          <w:szCs w:val="21"/>
          <w:lang w:val="en-GB" w:eastAsia="en-GB"/>
        </w:rPr>
        <w:t>analyzePrivacyPolicy</w:t>
      </w:r>
      <w:proofErr w:type="spellEnd"/>
      <w:r w:rsidRPr="00C930BC">
        <w:rPr>
          <w:rFonts w:eastAsia="Times New Roman" w:cs="Helvetica"/>
          <w:color w:val="FFFFFF"/>
          <w:sz w:val="21"/>
          <w:szCs w:val="21"/>
          <w:lang w:val="en-GB" w:eastAsia="en-GB"/>
        </w:rPr>
        <w:t>(</w:t>
      </w:r>
      <w:proofErr w:type="spellStart"/>
      <w:proofErr w:type="gramStart"/>
      <w:r w:rsidRPr="00C930BC">
        <w:rPr>
          <w:rFonts w:eastAsia="Times New Roman" w:cs="Helvetica"/>
          <w:color w:val="9CDCFE"/>
          <w:sz w:val="21"/>
          <w:szCs w:val="21"/>
          <w:lang w:val="en-GB" w:eastAsia="en-GB"/>
        </w:rPr>
        <w:t>chunk</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chunk</w:t>
      </w:r>
      <w:proofErr w:type="spellEnd"/>
      <w:proofErr w:type="gramEnd"/>
      <w:r w:rsidRPr="00C930BC">
        <w:rPr>
          <w:rFonts w:eastAsia="Times New Roman" w:cs="Helvetica"/>
          <w:color w:val="FFFFFF"/>
          <w:sz w:val="21"/>
          <w:szCs w:val="21"/>
          <w:lang w:val="en-GB" w:eastAsia="en-GB"/>
        </w:rPr>
        <w:t>);</w:t>
      </w:r>
    </w:p>
    <w:p w14:paraId="06E42DF5"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lastRenderedPageBreak/>
        <w:t xml:space="preserve">        </w:t>
      </w:r>
      <w:proofErr w:type="spellStart"/>
      <w:r w:rsidRPr="00C930BC">
        <w:rPr>
          <w:rFonts w:eastAsia="Times New Roman" w:cs="Helvetica"/>
          <w:color w:val="9CDCFE"/>
          <w:sz w:val="21"/>
          <w:szCs w:val="21"/>
          <w:lang w:val="en-GB" w:eastAsia="en-GB"/>
        </w:rPr>
        <w:t>processedChunks</w:t>
      </w:r>
      <w:proofErr w:type="spellEnd"/>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w:t>
      </w:r>
    </w:p>
    <w:p w14:paraId="7AC3D6A8"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460EF63F"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7CA668"/>
          <w:sz w:val="21"/>
          <w:szCs w:val="21"/>
          <w:lang w:val="en-GB" w:eastAsia="en-GB"/>
        </w:rPr>
        <w:t>// Send progress update every 5 chunks</w:t>
      </w:r>
    </w:p>
    <w:p w14:paraId="4709BB9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if</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processedChunks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5</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 {</w:t>
      </w:r>
    </w:p>
    <w:p w14:paraId="5B6F18A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self</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postMessage</w:t>
      </w:r>
      <w:proofErr w:type="spellEnd"/>
      <w:proofErr w:type="gramEnd"/>
      <w:r w:rsidRPr="00C930BC">
        <w:rPr>
          <w:rFonts w:eastAsia="Times New Roman" w:cs="Helvetica"/>
          <w:color w:val="FFFFFF"/>
          <w:sz w:val="21"/>
          <w:szCs w:val="21"/>
          <w:lang w:val="en-GB" w:eastAsia="en-GB"/>
        </w:rPr>
        <w:t>({</w:t>
      </w:r>
    </w:p>
    <w:p w14:paraId="5011955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type:</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'progress'</w:t>
      </w:r>
      <w:r w:rsidRPr="00C930BC">
        <w:rPr>
          <w:rFonts w:eastAsia="Times New Roman" w:cs="Helvetica"/>
          <w:color w:val="FFFFFF"/>
          <w:sz w:val="21"/>
          <w:szCs w:val="21"/>
          <w:lang w:val="en-GB" w:eastAsia="en-GB"/>
        </w:rPr>
        <w:t>,</w:t>
      </w:r>
    </w:p>
    <w:p w14:paraId="4D9BCA54"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processed:</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processedChunks</w:t>
      </w:r>
      <w:proofErr w:type="spellEnd"/>
      <w:r w:rsidRPr="00C930BC">
        <w:rPr>
          <w:rFonts w:eastAsia="Times New Roman" w:cs="Helvetica"/>
          <w:color w:val="FFFFFF"/>
          <w:sz w:val="21"/>
          <w:szCs w:val="21"/>
          <w:lang w:val="en-GB" w:eastAsia="en-GB"/>
        </w:rPr>
        <w:t>,</w:t>
      </w:r>
    </w:p>
    <w:p w14:paraId="6CADE589"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total:</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chunks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proofErr w:type="gramEnd"/>
      <w:r w:rsidRPr="00C930BC">
        <w:rPr>
          <w:rFonts w:eastAsia="Times New Roman" w:cs="Helvetica"/>
          <w:color w:val="FFFFFF"/>
          <w:sz w:val="21"/>
          <w:szCs w:val="21"/>
          <w:lang w:val="en-GB" w:eastAsia="en-GB"/>
        </w:rPr>
        <w:t>,</w:t>
      </w:r>
    </w:p>
    <w:p w14:paraId="664B9D9F"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percentage:</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Math</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round</w:t>
      </w:r>
      <w:proofErr w:type="spellEnd"/>
      <w:r w:rsidRPr="00C930BC">
        <w:rPr>
          <w:rFonts w:eastAsia="Times New Roman" w:cs="Helvetica"/>
          <w:color w:val="FFFFFF"/>
          <w:sz w:val="21"/>
          <w:szCs w:val="21"/>
          <w:lang w:val="en-GB" w:eastAsia="en-GB"/>
        </w:rPr>
        <w:t>((</w:t>
      </w:r>
      <w:proofErr w:type="spellStart"/>
      <w:r w:rsidRPr="00C930BC">
        <w:rPr>
          <w:rFonts w:eastAsia="Times New Roman" w:cs="Helvetica"/>
          <w:color w:val="9CDCFE"/>
          <w:sz w:val="21"/>
          <w:szCs w:val="21"/>
          <w:lang w:val="en-GB" w:eastAsia="en-GB"/>
        </w:rPr>
        <w:t>processedChunks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chunks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proofErr w:type="gram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100</w:t>
      </w:r>
      <w:r w:rsidRPr="00C930BC">
        <w:rPr>
          <w:rFonts w:eastAsia="Times New Roman" w:cs="Helvetica"/>
          <w:color w:val="FFFFFF"/>
          <w:sz w:val="21"/>
          <w:szCs w:val="21"/>
          <w:lang w:val="en-GB" w:eastAsia="en-GB"/>
        </w:rPr>
        <w:t>)</w:t>
      </w:r>
    </w:p>
    <w:p w14:paraId="7DEAC97B"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3340630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log</w:t>
      </w:r>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 xml:space="preserve">`[Worker] Progress: </w:t>
      </w:r>
      <w:r w:rsidRPr="00C930BC">
        <w:rPr>
          <w:rFonts w:eastAsia="Times New Roman" w:cs="Helvetica"/>
          <w:color w:val="569CD6"/>
          <w:sz w:val="21"/>
          <w:szCs w:val="21"/>
          <w:lang w:val="en-GB" w:eastAsia="en-GB"/>
        </w:rPr>
        <w:t>${</w:t>
      </w:r>
      <w:proofErr w:type="spellStart"/>
      <w:r w:rsidRPr="00C930BC">
        <w:rPr>
          <w:rFonts w:eastAsia="Times New Roman" w:cs="Helvetica"/>
          <w:color w:val="9CDCFE"/>
          <w:sz w:val="21"/>
          <w:szCs w:val="21"/>
          <w:lang w:val="en-GB" w:eastAsia="en-GB"/>
        </w:rPr>
        <w:t>processedChunks</w:t>
      </w:r>
      <w:proofErr w:type="spellEnd"/>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w:t>
      </w:r>
      <w:r w:rsidRPr="00C930BC">
        <w:rPr>
          <w:rFonts w:eastAsia="Times New Roman" w:cs="Helvetica"/>
          <w:color w:val="569CD6"/>
          <w:sz w:val="21"/>
          <w:szCs w:val="21"/>
          <w:lang w:val="en-GB" w:eastAsia="en-GB"/>
        </w:rPr>
        <w:t>${</w:t>
      </w:r>
      <w:proofErr w:type="spellStart"/>
      <w:proofErr w:type="gramStart"/>
      <w:r w:rsidRPr="00C930BC">
        <w:rPr>
          <w:rFonts w:eastAsia="Times New Roman" w:cs="Helvetica"/>
          <w:color w:val="9CDCFE"/>
          <w:sz w:val="21"/>
          <w:szCs w:val="21"/>
          <w:lang w:val="en-GB" w:eastAsia="en-GB"/>
        </w:rPr>
        <w:t>chunks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proofErr w:type="gramEnd"/>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w:t>
      </w:r>
      <w:r w:rsidRPr="00C930BC">
        <w:rPr>
          <w:rFonts w:eastAsia="Times New Roman" w:cs="Helvetica"/>
          <w:color w:val="FFFFFF"/>
          <w:sz w:val="21"/>
          <w:szCs w:val="21"/>
          <w:lang w:val="en-GB" w:eastAsia="en-GB"/>
        </w:rPr>
        <w:t>);</w:t>
      </w:r>
    </w:p>
    <w:p w14:paraId="4823DA62"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227DCF73"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4F8C2D3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return</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result</w:t>
      </w:r>
      <w:r w:rsidRPr="00C930BC">
        <w:rPr>
          <w:rFonts w:eastAsia="Times New Roman" w:cs="Helvetica"/>
          <w:color w:val="FFFFFF"/>
          <w:sz w:val="21"/>
          <w:szCs w:val="21"/>
          <w:lang w:val="en-GB" w:eastAsia="en-GB"/>
        </w:rPr>
        <w:t>;</w:t>
      </w:r>
    </w:p>
    <w:p w14:paraId="4FAE9667"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77CCD2F1"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
    <w:p w14:paraId="07C56C7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console</w:t>
      </w:r>
      <w:r w:rsidRPr="00C930BC">
        <w:rPr>
          <w:rFonts w:eastAsia="Times New Roman" w:cs="Helvetica"/>
          <w:color w:val="FFFFFF"/>
          <w:sz w:val="21"/>
          <w:szCs w:val="21"/>
          <w:lang w:val="en-GB" w:eastAsia="en-GB"/>
        </w:rPr>
        <w:t>.</w:t>
      </w:r>
      <w:r w:rsidRPr="00C930BC">
        <w:rPr>
          <w:rFonts w:eastAsia="Times New Roman" w:cs="Helvetica"/>
          <w:color w:val="DCDCAA"/>
          <w:sz w:val="21"/>
          <w:szCs w:val="21"/>
          <w:lang w:val="en-GB" w:eastAsia="en-GB"/>
        </w:rPr>
        <w:t>log</w:t>
      </w:r>
      <w:r w:rsidRPr="00C930BC">
        <w:rPr>
          <w:rFonts w:eastAsia="Times New Roman" w:cs="Helvetica"/>
          <w:color w:val="FFFFFF"/>
          <w:sz w:val="21"/>
          <w:szCs w:val="21"/>
          <w:lang w:val="en-GB" w:eastAsia="en-GB"/>
        </w:rPr>
        <w:t>(</w:t>
      </w:r>
      <w:r w:rsidRPr="00C930BC">
        <w:rPr>
          <w:rFonts w:eastAsia="Times New Roman" w:cs="Helvetica"/>
          <w:color w:val="CE9178"/>
          <w:sz w:val="21"/>
          <w:szCs w:val="21"/>
          <w:lang w:val="en-GB" w:eastAsia="en-GB"/>
        </w:rPr>
        <w:t>'[Worker] Merging chunk results...'</w:t>
      </w:r>
      <w:r w:rsidRPr="00C930BC">
        <w:rPr>
          <w:rFonts w:eastAsia="Times New Roman" w:cs="Helvetica"/>
          <w:color w:val="FFFFFF"/>
          <w:sz w:val="21"/>
          <w:szCs w:val="21"/>
          <w:lang w:val="en-GB" w:eastAsia="en-GB"/>
        </w:rPr>
        <w:t>);</w:t>
      </w:r>
    </w:p>
    <w:p w14:paraId="3BDF40CA"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
    <w:p w14:paraId="7EC54F42"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return</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chunkResults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&gt;</w:t>
      </w:r>
      <w:r w:rsidRPr="00C930BC">
        <w:rPr>
          <w:rFonts w:eastAsia="Times New Roman" w:cs="Helvetica"/>
          <w:color w:val="FFFFFF"/>
          <w:sz w:val="21"/>
          <w:szCs w:val="21"/>
          <w:lang w:val="en-GB" w:eastAsia="en-GB"/>
        </w:rPr>
        <w:t xml:space="preserve"> </w:t>
      </w:r>
      <w:proofErr w:type="gramStart"/>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roofErr w:type="gramEnd"/>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chunkResults</w:t>
      </w:r>
      <w:proofErr w:type="spellEnd"/>
      <w:r w:rsidRPr="00C930BC">
        <w:rPr>
          <w:rFonts w:eastAsia="Times New Roman" w:cs="Helvetica"/>
          <w:color w:val="FFFFFF"/>
          <w:sz w:val="21"/>
          <w:szCs w:val="21"/>
          <w:lang w:val="en-GB" w:eastAsia="en-GB"/>
        </w:rPr>
        <w:t>[</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 </w:t>
      </w:r>
      <w:r w:rsidRPr="00C930BC">
        <w:rPr>
          <w:rFonts w:eastAsia="Times New Roman" w:cs="Helvetica"/>
          <w:color w:val="9CDCFE"/>
          <w:sz w:val="21"/>
          <w:szCs w:val="21"/>
          <w:lang w:val="en-GB" w:eastAsia="en-GB"/>
        </w:rPr>
        <w:t>score:</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metrics:</w:t>
      </w:r>
      <w:r w:rsidRPr="00C930BC">
        <w:rPr>
          <w:rFonts w:eastAsia="Times New Roman" w:cs="Helvetica"/>
          <w:color w:val="FFFFFF"/>
          <w:sz w:val="21"/>
          <w:szCs w:val="21"/>
          <w:lang w:val="en-GB" w:eastAsia="en-GB"/>
        </w:rPr>
        <w:t xml:space="preserve"> {} };</w:t>
      </w:r>
    </w:p>
    <w:p w14:paraId="727E9AEC"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w:t>
      </w:r>
    </w:p>
    <w:p w14:paraId="7E0A4AFD"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
    <w:p w14:paraId="537E6C7D" w14:textId="77777777" w:rsidR="00DD0673" w:rsidRPr="00C930BC" w:rsidRDefault="00DD0673" w:rsidP="0000636F">
      <w:pPr>
        <w:spacing w:beforeLines="20" w:before="48" w:afterLines="20" w:after="48" w:line="240" w:lineRule="auto"/>
        <w:rPr>
          <w:rFonts w:cs="Helvetica"/>
          <w:b/>
          <w:bCs/>
        </w:rPr>
      </w:pPr>
    </w:p>
    <w:p w14:paraId="24956895" w14:textId="37A59BEA" w:rsidR="00112957" w:rsidRPr="00C930BC" w:rsidRDefault="00DD0673" w:rsidP="0000636F">
      <w:pPr>
        <w:spacing w:beforeLines="20" w:before="48" w:afterLines="20" w:after="48" w:line="240" w:lineRule="auto"/>
        <w:rPr>
          <w:rFonts w:cs="Helvetica"/>
          <w:b/>
          <w:bCs/>
        </w:rPr>
      </w:pPr>
      <w:r w:rsidRPr="00C930BC">
        <w:rPr>
          <w:rFonts w:cs="Helvetica"/>
          <w:b/>
          <w:bCs/>
        </w:rPr>
        <w:t>Appendix 2. Dynamic Cookie Auditing and Discrepancy Engine</w:t>
      </w:r>
    </w:p>
    <w:p w14:paraId="675B21F1" w14:textId="74E1417F" w:rsidR="00DD0673" w:rsidRPr="00C930BC" w:rsidRDefault="00DD0673" w:rsidP="0000636F">
      <w:pPr>
        <w:spacing w:beforeLines="20" w:before="48" w:afterLines="20" w:after="48" w:line="240" w:lineRule="auto"/>
        <w:rPr>
          <w:rFonts w:cs="Helvetica"/>
        </w:rPr>
      </w:pPr>
      <w:r w:rsidRPr="00C930BC">
        <w:rPr>
          <w:rFonts w:cs="Helvetica"/>
        </w:rPr>
        <w:t xml:space="preserve">The following snippet from </w:t>
      </w:r>
      <w:r w:rsidRPr="00C930BC">
        <w:rPr>
          <w:rStyle w:val="HTMLCode"/>
          <w:rFonts w:ascii="Helvetica" w:eastAsiaTheme="minorHAnsi" w:hAnsi="Helvetica" w:cs="Helvetica"/>
        </w:rPr>
        <w:t>cookie-analyzer.js</w:t>
      </w:r>
      <w:r w:rsidRPr="00C930BC">
        <w:rPr>
          <w:rFonts w:cs="Helvetica"/>
        </w:rPr>
        <w:t xml:space="preserve"> illustrates the real-time DOM auditing module. It leverages the Chrome Cookies API to extract the live tracking payload and cross-references it with the established NLP score to detect "compliance theatre</w:t>
      </w:r>
      <w:r w:rsidR="00B75B9E" w:rsidRPr="00C930BC">
        <w:rPr>
          <w:rFonts w:cs="Helvetica"/>
        </w:rPr>
        <w:t>”</w:t>
      </w:r>
      <w:r w:rsidRPr="00C930BC">
        <w:rPr>
          <w:rFonts w:cs="Helvetica"/>
        </w:rPr>
        <w:t>.</w:t>
      </w:r>
    </w:p>
    <w:p w14:paraId="0F992972" w14:textId="01D7AA26" w:rsidR="007A2CD2" w:rsidRPr="00C930BC" w:rsidRDefault="007A2CD2" w:rsidP="0000636F">
      <w:pPr>
        <w:spacing w:beforeLines="20" w:before="48" w:afterLines="20" w:after="48" w:line="240" w:lineRule="auto"/>
        <w:rPr>
          <w:rFonts w:cs="Helvetica"/>
        </w:rPr>
      </w:pPr>
    </w:p>
    <w:p w14:paraId="4E3D6994"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569CD6"/>
          <w:sz w:val="21"/>
          <w:szCs w:val="21"/>
          <w:lang w:val="en-GB" w:eastAsia="en-GB"/>
        </w:rPr>
        <w:t>static</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DCDCAA"/>
          <w:sz w:val="21"/>
          <w:szCs w:val="21"/>
          <w:lang w:val="en-GB" w:eastAsia="en-GB"/>
        </w:rPr>
        <w:t>assessRisk</w:t>
      </w:r>
      <w:proofErr w:type="spellEnd"/>
      <w:r w:rsidRPr="00C930BC">
        <w:rPr>
          <w:rFonts w:eastAsia="Times New Roman" w:cs="Helvetica"/>
          <w:color w:val="FFFFFF"/>
          <w:sz w:val="21"/>
          <w:szCs w:val="21"/>
          <w:lang w:val="en-GB" w:eastAsia="en-GB"/>
        </w:rPr>
        <w:t>(</w:t>
      </w:r>
      <w:proofErr w:type="gramEnd"/>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consentStatus</w:t>
      </w:r>
      <w:proofErr w:type="spellEnd"/>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bannerActive</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false</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previousAnalysis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null</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userRejected</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false</w:t>
      </w:r>
      <w:r w:rsidRPr="00C930BC">
        <w:rPr>
          <w:rFonts w:eastAsia="Times New Roman" w:cs="Helvetica"/>
          <w:color w:val="FFFFFF"/>
          <w:sz w:val="21"/>
          <w:szCs w:val="21"/>
          <w:lang w:val="en-GB" w:eastAsia="en-GB"/>
        </w:rPr>
        <w:t>) {</w:t>
      </w:r>
    </w:p>
    <w:p w14:paraId="2508214B"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let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riskScore</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w:t>
      </w:r>
    </w:p>
    <w:p w14:paraId="43F1FB82"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let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riskLevel</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'LOW'</w:t>
      </w:r>
      <w:r w:rsidRPr="00C930BC">
        <w:rPr>
          <w:rFonts w:eastAsia="Times New Roman" w:cs="Helvetica"/>
          <w:color w:val="FFFFFF"/>
          <w:sz w:val="21"/>
          <w:szCs w:val="21"/>
          <w:lang w:val="en-GB" w:eastAsia="en-GB"/>
        </w:rPr>
        <w:t>;</w:t>
      </w:r>
    </w:p>
    <w:p w14:paraId="354A8C15"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let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complianceStatus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'COMPLIANT'</w:t>
      </w:r>
      <w:r w:rsidRPr="00C930BC">
        <w:rPr>
          <w:rFonts w:eastAsia="Times New Roman" w:cs="Helvetica"/>
          <w:color w:val="FFFFFF"/>
          <w:sz w:val="21"/>
          <w:szCs w:val="21"/>
          <w:lang w:val="en-GB" w:eastAsia="en-GB"/>
        </w:rPr>
        <w:t>;</w:t>
      </w:r>
    </w:p>
    <w:p w14:paraId="07ECE403"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let</w:t>
      </w: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explanation</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w:t>
      </w:r>
      <w:r w:rsidRPr="00C930BC">
        <w:rPr>
          <w:rFonts w:eastAsia="Times New Roman" w:cs="Helvetica"/>
          <w:color w:val="FFFFFF"/>
          <w:sz w:val="21"/>
          <w:szCs w:val="21"/>
          <w:lang w:val="en-GB" w:eastAsia="en-GB"/>
        </w:rPr>
        <w:t>;</w:t>
      </w:r>
    </w:p>
    <w:p w14:paraId="157D0475"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hasTrackingCookies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tracking</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&gt;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
    <w:p w14:paraId="7820B419" w14:textId="0420B67B"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r w:rsidR="00047DA4" w:rsidRPr="00C930BC">
        <w:rPr>
          <w:rFonts w:eastAsia="Times New Roman" w:cs="Helvetica"/>
          <w:color w:val="9CDCFE"/>
          <w:sz w:val="21"/>
          <w:szCs w:val="21"/>
          <w:lang w:val="en-GB" w:eastAsia="en-GB"/>
        </w:rPr>
        <w:t>categorised</w:t>
      </w:r>
      <w:r w:rsidRPr="00C930BC">
        <w:rPr>
          <w:rFonts w:eastAsia="Times New Roman" w:cs="Helvetica"/>
          <w:color w:val="FFFFFF"/>
          <w:sz w:val="21"/>
          <w:szCs w:val="21"/>
          <w:lang w:val="en-GB" w:eastAsia="en-GB"/>
        </w:rPr>
        <w:t>.</w:t>
      </w:r>
      <w:r w:rsidR="00047DA4"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analytics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proofErr w:type="gram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&gt;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
    <w:p w14:paraId="19AA1ABF" w14:textId="0EB6567D"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roofErr w:type="spellStart"/>
      <w:proofErr w:type="gramStart"/>
      <w:r w:rsidR="00047DA4" w:rsidRPr="00C930BC">
        <w:rPr>
          <w:rFonts w:eastAsia="Times New Roman" w:cs="Helvetica"/>
          <w:color w:val="9CDCFE"/>
          <w:sz w:val="21"/>
          <w:szCs w:val="21"/>
          <w:lang w:val="en-GB" w:eastAsia="en-GB"/>
        </w:rPr>
        <w:t>categorised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advertising</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&gt;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
    <w:p w14:paraId="2DD0C803" w14:textId="2415EEFB"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00047DA4"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social</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proofErr w:type="gram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&gt;</w:t>
      </w:r>
      <w:r w:rsidRPr="00C930BC">
        <w:rPr>
          <w:rFonts w:eastAsia="Times New Roman" w:cs="Helvetica"/>
          <w:color w:val="FFFFFF"/>
          <w:sz w:val="21"/>
          <w:szCs w:val="21"/>
          <w:lang w:val="en-GB" w:eastAsia="en-GB"/>
        </w:rPr>
        <w:t xml:space="preserve"> </w:t>
      </w:r>
      <w:r w:rsidRPr="00C930BC">
        <w:rPr>
          <w:rFonts w:eastAsia="Times New Roman" w:cs="Helvetica"/>
          <w:color w:val="B5CEA8"/>
          <w:sz w:val="21"/>
          <w:szCs w:val="21"/>
          <w:lang w:val="en-GB" w:eastAsia="en-GB"/>
        </w:rPr>
        <w:t>0</w:t>
      </w:r>
      <w:r w:rsidRPr="00C930BC">
        <w:rPr>
          <w:rFonts w:eastAsia="Times New Roman" w:cs="Helvetica"/>
          <w:color w:val="FFFFFF"/>
          <w:sz w:val="21"/>
          <w:szCs w:val="21"/>
          <w:lang w:val="en-GB" w:eastAsia="en-GB"/>
        </w:rPr>
        <w:t>;</w:t>
      </w:r>
    </w:p>
    <w:p w14:paraId="6E593379"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C586C0"/>
          <w:sz w:val="21"/>
          <w:szCs w:val="21"/>
          <w:lang w:val="en-GB" w:eastAsia="en-GB"/>
        </w:rPr>
        <w:t>if</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hasTrackingCookies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&amp;&amp;</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bannerActive</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&amp;&amp;</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consentStatus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found</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&amp;&amp;</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consentStatus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accepted</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null</w:t>
      </w:r>
      <w:r w:rsidRPr="00C930BC">
        <w:rPr>
          <w:rFonts w:eastAsia="Times New Roman" w:cs="Helvetica"/>
          <w:color w:val="FFFFFF"/>
          <w:sz w:val="21"/>
          <w:szCs w:val="21"/>
          <w:lang w:val="en-GB" w:eastAsia="en-GB"/>
        </w:rPr>
        <w:t>) {</w:t>
      </w:r>
    </w:p>
    <w:p w14:paraId="6F188E55"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count</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tracking</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analytics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
    <w:p w14:paraId="1C1949F1"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advertising</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social</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w:t>
      </w:r>
    </w:p>
    <w:p w14:paraId="11366E28"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riskLevel</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'HIGH'</w:t>
      </w:r>
      <w:r w:rsidRPr="00C930BC">
        <w:rPr>
          <w:rFonts w:eastAsia="Times New Roman" w:cs="Helvetica"/>
          <w:color w:val="FFFFFF"/>
          <w:sz w:val="21"/>
          <w:szCs w:val="21"/>
          <w:lang w:val="en-GB" w:eastAsia="en-GB"/>
        </w:rPr>
        <w:t>;</w:t>
      </w:r>
    </w:p>
    <w:p w14:paraId="702CB292"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complianceStatus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w:t>
      </w:r>
      <w:proofErr w:type="gramStart"/>
      <w:r w:rsidRPr="00C930BC">
        <w:rPr>
          <w:rFonts w:eastAsia="Times New Roman" w:cs="Helvetica"/>
          <w:color w:val="CE9178"/>
          <w:sz w:val="21"/>
          <w:szCs w:val="21"/>
          <w:lang w:val="en-GB" w:eastAsia="en-GB"/>
        </w:rPr>
        <w:t>NON-COMPLIANT</w:t>
      </w:r>
      <w:proofErr w:type="gramEnd"/>
      <w:r w:rsidRPr="00C930BC">
        <w:rPr>
          <w:rFonts w:eastAsia="Times New Roman" w:cs="Helvetica"/>
          <w:color w:val="CE9178"/>
          <w:sz w:val="21"/>
          <w:szCs w:val="21"/>
          <w:lang w:val="en-GB" w:eastAsia="en-GB"/>
        </w:rPr>
        <w:t>'</w:t>
      </w:r>
      <w:r w:rsidRPr="00C930BC">
        <w:rPr>
          <w:rFonts w:eastAsia="Times New Roman" w:cs="Helvetica"/>
          <w:color w:val="FFFFFF"/>
          <w:sz w:val="21"/>
          <w:szCs w:val="21"/>
          <w:lang w:val="en-GB" w:eastAsia="en-GB"/>
        </w:rPr>
        <w:t>;</w:t>
      </w:r>
    </w:p>
    <w:p w14:paraId="7DCB7429" w14:textId="3DC4058E"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explanation</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 xml:space="preserve">`Pre-consent tracking detected: </w:t>
      </w:r>
      <w:r w:rsidRPr="00C930BC">
        <w:rPr>
          <w:rFonts w:eastAsia="Times New Roman" w:cs="Helvetica"/>
          <w:color w:val="569CD6"/>
          <w:sz w:val="21"/>
          <w:szCs w:val="21"/>
          <w:lang w:val="en-GB" w:eastAsia="en-GB"/>
        </w:rPr>
        <w:t>${</w:t>
      </w:r>
      <w:r w:rsidRPr="00C930BC">
        <w:rPr>
          <w:rFonts w:eastAsia="Times New Roman" w:cs="Helvetica"/>
          <w:color w:val="9CDCFE"/>
          <w:sz w:val="21"/>
          <w:szCs w:val="21"/>
          <w:lang w:val="en-GB" w:eastAsia="en-GB"/>
        </w:rPr>
        <w:t>count</w:t>
      </w:r>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 xml:space="preserve"> tracking/social cookies are active while the consent banner is still showing. The consent cookie ('</w:t>
      </w:r>
      <w:r w:rsidRPr="00C930BC">
        <w:rPr>
          <w:rFonts w:eastAsia="Times New Roman" w:cs="Helvetica"/>
          <w:color w:val="569CD6"/>
          <w:sz w:val="21"/>
          <w:szCs w:val="21"/>
          <w:lang w:val="en-GB" w:eastAsia="en-GB"/>
        </w:rPr>
        <w:t>${</w:t>
      </w:r>
      <w:proofErr w:type="spellStart"/>
      <w:r w:rsidRPr="00C930BC">
        <w:rPr>
          <w:rFonts w:eastAsia="Times New Roman" w:cs="Helvetica"/>
          <w:color w:val="9CDCFE"/>
          <w:sz w:val="21"/>
          <w:szCs w:val="21"/>
          <w:lang w:val="en-GB" w:eastAsia="en-GB"/>
        </w:rPr>
        <w:t>consentStatus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cookieName</w:t>
      </w:r>
      <w:proofErr w:type="spellEnd"/>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 was found</w:t>
      </w:r>
      <w:r w:rsidR="00047DA4" w:rsidRPr="00C930BC">
        <w:rPr>
          <w:rFonts w:eastAsia="Times New Roman" w:cs="Helvetica"/>
          <w:color w:val="CE9178"/>
          <w:sz w:val="21"/>
          <w:szCs w:val="21"/>
          <w:lang w:val="en-GB" w:eastAsia="en-GB"/>
        </w:rPr>
        <w:t>,</w:t>
      </w:r>
      <w:r w:rsidRPr="00C930BC">
        <w:rPr>
          <w:rFonts w:eastAsia="Times New Roman" w:cs="Helvetica"/>
          <w:color w:val="CE9178"/>
          <w:sz w:val="21"/>
          <w:szCs w:val="21"/>
          <w:lang w:val="en-GB" w:eastAsia="en-GB"/>
        </w:rPr>
        <w:t xml:space="preserve"> but its value could not be verified — this violates </w:t>
      </w:r>
      <w:proofErr w:type="gramStart"/>
      <w:r w:rsidRPr="00C930BC">
        <w:rPr>
          <w:rFonts w:eastAsia="Times New Roman" w:cs="Helvetica"/>
          <w:color w:val="CE9178"/>
          <w:sz w:val="21"/>
          <w:szCs w:val="21"/>
          <w:lang w:val="en-GB" w:eastAsia="en-GB"/>
        </w:rPr>
        <w:t>GDPR.`</w:t>
      </w:r>
      <w:proofErr w:type="gramEnd"/>
      <w:r w:rsidRPr="00C930BC">
        <w:rPr>
          <w:rFonts w:eastAsia="Times New Roman" w:cs="Helvetica"/>
          <w:color w:val="FFFFFF"/>
          <w:sz w:val="21"/>
          <w:szCs w:val="21"/>
          <w:lang w:val="en-GB" w:eastAsia="en-GB"/>
        </w:rPr>
        <w:t>;</w:t>
      </w:r>
    </w:p>
    <w:p w14:paraId="0134431B"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6E2FCDCC"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C586C0"/>
          <w:sz w:val="21"/>
          <w:szCs w:val="21"/>
          <w:lang w:val="en-GB" w:eastAsia="en-GB"/>
        </w:rPr>
        <w:t>else</w:t>
      </w: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if</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hasTrackingCookies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&amp;&amp;</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userRejected</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&amp;&amp;</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consentStatus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found</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&amp;&amp;</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consentStatus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accepted</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569CD6"/>
          <w:sz w:val="21"/>
          <w:szCs w:val="21"/>
          <w:lang w:val="en-GB" w:eastAsia="en-GB"/>
        </w:rPr>
        <w:t>true</w:t>
      </w:r>
      <w:r w:rsidRPr="00C930BC">
        <w:rPr>
          <w:rFonts w:eastAsia="Times New Roman" w:cs="Helvetica"/>
          <w:color w:val="FFFFFF"/>
          <w:sz w:val="21"/>
          <w:szCs w:val="21"/>
          <w:lang w:val="en-GB" w:eastAsia="en-GB"/>
        </w:rPr>
        <w:t>) {</w:t>
      </w:r>
    </w:p>
    <w:p w14:paraId="3AF70132"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lastRenderedPageBreak/>
        <w:t xml:space="preserve">            </w:t>
      </w:r>
      <w:proofErr w:type="spellStart"/>
      <w:r w:rsidRPr="00C930BC">
        <w:rPr>
          <w:rFonts w:eastAsia="Times New Roman" w:cs="Helvetica"/>
          <w:color w:val="9CDCFE"/>
          <w:sz w:val="21"/>
          <w:szCs w:val="21"/>
          <w:lang w:val="en-GB" w:eastAsia="en-GB"/>
        </w:rPr>
        <w:t>riskLevel</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'HIGH'</w:t>
      </w:r>
      <w:r w:rsidRPr="00C930BC">
        <w:rPr>
          <w:rFonts w:eastAsia="Times New Roman" w:cs="Helvetica"/>
          <w:color w:val="FFFFFF"/>
          <w:sz w:val="21"/>
          <w:szCs w:val="21"/>
          <w:lang w:val="en-GB" w:eastAsia="en-GB"/>
        </w:rPr>
        <w:t>;</w:t>
      </w:r>
    </w:p>
    <w:p w14:paraId="30F5BF32"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complianceStatus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w:t>
      </w:r>
      <w:proofErr w:type="gramStart"/>
      <w:r w:rsidRPr="00C930BC">
        <w:rPr>
          <w:rFonts w:eastAsia="Times New Roman" w:cs="Helvetica"/>
          <w:color w:val="CE9178"/>
          <w:sz w:val="21"/>
          <w:szCs w:val="21"/>
          <w:lang w:val="en-GB" w:eastAsia="en-GB"/>
        </w:rPr>
        <w:t>NON-COMPLIANT</w:t>
      </w:r>
      <w:proofErr w:type="gramEnd"/>
      <w:r w:rsidRPr="00C930BC">
        <w:rPr>
          <w:rFonts w:eastAsia="Times New Roman" w:cs="Helvetica"/>
          <w:color w:val="CE9178"/>
          <w:sz w:val="21"/>
          <w:szCs w:val="21"/>
          <w:lang w:val="en-GB" w:eastAsia="en-GB"/>
        </w:rPr>
        <w:t>'</w:t>
      </w:r>
      <w:r w:rsidRPr="00C930BC">
        <w:rPr>
          <w:rFonts w:eastAsia="Times New Roman" w:cs="Helvetica"/>
          <w:color w:val="FFFFFF"/>
          <w:sz w:val="21"/>
          <w:szCs w:val="21"/>
          <w:lang w:val="en-GB" w:eastAsia="en-GB"/>
        </w:rPr>
        <w:t>;</w:t>
      </w:r>
    </w:p>
    <w:p w14:paraId="5EB4A772" w14:textId="42331BF3"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count</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tracking</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analytics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00047DA4" w:rsidRPr="00C930BC">
        <w:rPr>
          <w:rFonts w:eastAsia="Times New Roman" w:cs="Helvetica"/>
          <w:color w:val="9CDCFE"/>
          <w:sz w:val="21"/>
          <w:szCs w:val="21"/>
          <w:lang w:val="en-GB" w:eastAsia="en-GB"/>
        </w:rPr>
        <w:t>categorised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advertising</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w:t>
      </w:r>
    </w:p>
    <w:p w14:paraId="5388A8CA" w14:textId="3768C5F9"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00047DA4" w:rsidRPr="00C930BC">
        <w:rPr>
          <w:rFonts w:eastAsia="Times New Roman" w:cs="Helvetica"/>
          <w:color w:val="9CDCFE"/>
          <w:sz w:val="21"/>
          <w:szCs w:val="21"/>
          <w:lang w:val="en-GB" w:eastAsia="en-GB"/>
        </w:rPr>
        <w:t>Explanation = `Consent choice not honoured: You clicked reject, but ${count} tracking cookies remain active,</w:t>
      </w:r>
      <w:r w:rsidRPr="00C930BC">
        <w:rPr>
          <w:rFonts w:eastAsia="Times New Roman" w:cs="Helvetica"/>
          <w:color w:val="CE9178"/>
          <w:sz w:val="21"/>
          <w:szCs w:val="21"/>
          <w:lang w:val="en-GB" w:eastAsia="en-GB"/>
        </w:rPr>
        <w:t xml:space="preserve"> and the consent cookie is still set to "accepted" — your rejection was ignored. This violates </w:t>
      </w:r>
      <w:proofErr w:type="gramStart"/>
      <w:r w:rsidRPr="00C930BC">
        <w:rPr>
          <w:rFonts w:eastAsia="Times New Roman" w:cs="Helvetica"/>
          <w:color w:val="CE9178"/>
          <w:sz w:val="21"/>
          <w:szCs w:val="21"/>
          <w:lang w:val="en-GB" w:eastAsia="en-GB"/>
        </w:rPr>
        <w:t>GDPR.`</w:t>
      </w:r>
      <w:proofErr w:type="gramEnd"/>
      <w:r w:rsidRPr="00C930BC">
        <w:rPr>
          <w:rFonts w:eastAsia="Times New Roman" w:cs="Helvetica"/>
          <w:color w:val="FFFFFF"/>
          <w:sz w:val="21"/>
          <w:szCs w:val="21"/>
          <w:lang w:val="en-GB" w:eastAsia="en-GB"/>
        </w:rPr>
        <w:t>;</w:t>
      </w:r>
    </w:p>
    <w:p w14:paraId="3CC02832"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1DB72BD9"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C586C0"/>
          <w:sz w:val="21"/>
          <w:szCs w:val="21"/>
          <w:lang w:val="en-GB" w:eastAsia="en-GB"/>
        </w:rPr>
        <w:t>else</w:t>
      </w:r>
      <w:r w:rsidRPr="00C930BC">
        <w:rPr>
          <w:rFonts w:eastAsia="Times New Roman" w:cs="Helvetica"/>
          <w:color w:val="FFFFFF"/>
          <w:sz w:val="21"/>
          <w:szCs w:val="21"/>
          <w:lang w:val="en-GB" w:eastAsia="en-GB"/>
        </w:rPr>
        <w:t xml:space="preserve"> </w:t>
      </w:r>
      <w:r w:rsidRPr="00C930BC">
        <w:rPr>
          <w:rFonts w:eastAsia="Times New Roman" w:cs="Helvetica"/>
          <w:color w:val="C586C0"/>
          <w:sz w:val="21"/>
          <w:szCs w:val="21"/>
          <w:lang w:val="en-GB" w:eastAsia="en-GB"/>
        </w:rPr>
        <w:t>if</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hasTrackingCookies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&amp;&amp;</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userRejected</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&amp;</w:t>
      </w:r>
      <w:proofErr w:type="gramStart"/>
      <w:r w:rsidRPr="00C930BC">
        <w:rPr>
          <w:rFonts w:eastAsia="Times New Roman" w:cs="Helvetica"/>
          <w:color w:val="D4D4D4"/>
          <w:sz w:val="21"/>
          <w:szCs w:val="21"/>
          <w:lang w:val="en-GB" w:eastAsia="en-GB"/>
        </w:rPr>
        <w:t>&amp;</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roofErr w:type="spellStart"/>
      <w:r w:rsidRPr="00C930BC">
        <w:rPr>
          <w:rFonts w:eastAsia="Times New Roman" w:cs="Helvetica"/>
          <w:color w:val="9CDCFE"/>
          <w:sz w:val="21"/>
          <w:szCs w:val="21"/>
          <w:lang w:val="en-GB" w:eastAsia="en-GB"/>
        </w:rPr>
        <w:t>bannerActive</w:t>
      </w:r>
      <w:proofErr w:type="spellEnd"/>
      <w:proofErr w:type="gramEnd"/>
      <w:r w:rsidRPr="00C930BC">
        <w:rPr>
          <w:rFonts w:eastAsia="Times New Roman" w:cs="Helvetica"/>
          <w:color w:val="FFFFFF"/>
          <w:sz w:val="21"/>
          <w:szCs w:val="21"/>
          <w:lang w:val="en-GB" w:eastAsia="en-GB"/>
        </w:rPr>
        <w:t>) {</w:t>
      </w:r>
    </w:p>
    <w:p w14:paraId="1719F32F"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569CD6"/>
          <w:sz w:val="21"/>
          <w:szCs w:val="21"/>
          <w:lang w:val="en-GB" w:eastAsia="en-GB"/>
        </w:rPr>
        <w:t>const</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count</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tracking</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analytics</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p>
    <w:p w14:paraId="59931343"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proofErr w:type="gram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advertising</w:t>
      </w:r>
      <w:proofErr w:type="gramEnd"/>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categorized</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social</w:t>
      </w:r>
      <w:r w:rsidRPr="00C930BC">
        <w:rPr>
          <w:rFonts w:eastAsia="Times New Roman" w:cs="Helvetica"/>
          <w:color w:val="FFFFFF"/>
          <w:sz w:val="21"/>
          <w:szCs w:val="21"/>
          <w:lang w:val="en-GB" w:eastAsia="en-GB"/>
        </w:rPr>
        <w:t>.</w:t>
      </w:r>
      <w:r w:rsidRPr="00C930BC">
        <w:rPr>
          <w:rFonts w:eastAsia="Times New Roman" w:cs="Helvetica"/>
          <w:color w:val="9CDCFE"/>
          <w:sz w:val="21"/>
          <w:szCs w:val="21"/>
          <w:lang w:val="en-GB" w:eastAsia="en-GB"/>
        </w:rPr>
        <w:t>length</w:t>
      </w:r>
      <w:proofErr w:type="spellEnd"/>
      <w:r w:rsidRPr="00C930BC">
        <w:rPr>
          <w:rFonts w:eastAsia="Times New Roman" w:cs="Helvetica"/>
          <w:color w:val="FFFFFF"/>
          <w:sz w:val="21"/>
          <w:szCs w:val="21"/>
          <w:lang w:val="en-GB" w:eastAsia="en-GB"/>
        </w:rPr>
        <w:t>;</w:t>
      </w:r>
    </w:p>
    <w:p w14:paraId="7A56CC3A"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riskLevel</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'HIGH'</w:t>
      </w:r>
      <w:r w:rsidRPr="00C930BC">
        <w:rPr>
          <w:rFonts w:eastAsia="Times New Roman" w:cs="Helvetica"/>
          <w:color w:val="FFFFFF"/>
          <w:sz w:val="21"/>
          <w:szCs w:val="21"/>
          <w:lang w:val="en-GB" w:eastAsia="en-GB"/>
        </w:rPr>
        <w:t>;</w:t>
      </w:r>
    </w:p>
    <w:p w14:paraId="6EE5B392"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complianceStatus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'OPT-OUT IGNORED'</w:t>
      </w:r>
      <w:r w:rsidRPr="00C930BC">
        <w:rPr>
          <w:rFonts w:eastAsia="Times New Roman" w:cs="Helvetica"/>
          <w:color w:val="FFFFFF"/>
          <w:sz w:val="21"/>
          <w:szCs w:val="21"/>
          <w:lang w:val="en-GB" w:eastAsia="en-GB"/>
        </w:rPr>
        <w:t>;</w:t>
      </w:r>
    </w:p>
    <w:p w14:paraId="7D26D475" w14:textId="54588FE2"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explanation</w:t>
      </w:r>
      <w:r w:rsidRPr="00C930BC">
        <w:rPr>
          <w:rFonts w:eastAsia="Times New Roman" w:cs="Helvetica"/>
          <w:color w:val="FFFFFF"/>
          <w:sz w:val="21"/>
          <w:szCs w:val="21"/>
          <w:lang w:val="en-GB" w:eastAsia="en-GB"/>
        </w:rPr>
        <w:t xml:space="preserve"> </w:t>
      </w:r>
      <w:r w:rsidRPr="00C930BC">
        <w:rPr>
          <w:rFonts w:eastAsia="Times New Roman" w:cs="Helvetica"/>
          <w:color w:val="D4D4D4"/>
          <w:sz w:val="21"/>
          <w:szCs w:val="21"/>
          <w:lang w:val="en-GB" w:eastAsia="en-GB"/>
        </w:rPr>
        <w:t>=</w:t>
      </w:r>
      <w:r w:rsidRPr="00C930BC">
        <w:rPr>
          <w:rFonts w:eastAsia="Times New Roman" w:cs="Helvetica"/>
          <w:color w:val="FFFFFF"/>
          <w:sz w:val="21"/>
          <w:szCs w:val="21"/>
          <w:lang w:val="en-GB" w:eastAsia="en-GB"/>
        </w:rPr>
        <w:t xml:space="preserve"> </w:t>
      </w:r>
      <w:r w:rsidRPr="00C930BC">
        <w:rPr>
          <w:rFonts w:eastAsia="Times New Roman" w:cs="Helvetica"/>
          <w:color w:val="CE9178"/>
          <w:sz w:val="21"/>
          <w:szCs w:val="21"/>
          <w:lang w:val="en-GB" w:eastAsia="en-GB"/>
        </w:rPr>
        <w:t xml:space="preserve">`Tracking continues after rejection: You declined cookies but </w:t>
      </w:r>
      <w:r w:rsidRPr="00C930BC">
        <w:rPr>
          <w:rFonts w:eastAsia="Times New Roman" w:cs="Helvetica"/>
          <w:color w:val="569CD6"/>
          <w:sz w:val="21"/>
          <w:szCs w:val="21"/>
          <w:lang w:val="en-GB" w:eastAsia="en-GB"/>
        </w:rPr>
        <w:t>${</w:t>
      </w:r>
      <w:r w:rsidRPr="00C930BC">
        <w:rPr>
          <w:rFonts w:eastAsia="Times New Roman" w:cs="Helvetica"/>
          <w:color w:val="9CDCFE"/>
          <w:sz w:val="21"/>
          <w:szCs w:val="21"/>
          <w:lang w:val="en-GB" w:eastAsia="en-GB"/>
        </w:rPr>
        <w:t>count</w:t>
      </w:r>
      <w:r w:rsidRPr="00C930BC">
        <w:rPr>
          <w:rFonts w:eastAsia="Times New Roman" w:cs="Helvetica"/>
          <w:color w:val="569CD6"/>
          <w:sz w:val="21"/>
          <w:szCs w:val="21"/>
          <w:lang w:val="en-GB" w:eastAsia="en-GB"/>
        </w:rPr>
        <w:t>}</w:t>
      </w:r>
      <w:r w:rsidRPr="00C930BC">
        <w:rPr>
          <w:rFonts w:eastAsia="Times New Roman" w:cs="Helvetica"/>
          <w:color w:val="CE9178"/>
          <w:sz w:val="21"/>
          <w:szCs w:val="21"/>
          <w:lang w:val="en-GB" w:eastAsia="en-GB"/>
        </w:rPr>
        <w:t xml:space="preserve"> tracking/social cookies are still active. The site does not </w:t>
      </w:r>
      <w:r w:rsidR="00047DA4" w:rsidRPr="00C930BC">
        <w:rPr>
          <w:rFonts w:eastAsia="Times New Roman" w:cs="Helvetica"/>
          <w:color w:val="CE9178"/>
          <w:sz w:val="21"/>
          <w:szCs w:val="21"/>
          <w:lang w:val="en-GB" w:eastAsia="en-GB"/>
        </w:rPr>
        <w:t>honour</w:t>
      </w:r>
      <w:r w:rsidRPr="00C930BC">
        <w:rPr>
          <w:rFonts w:eastAsia="Times New Roman" w:cs="Helvetica"/>
          <w:color w:val="CE9178"/>
          <w:sz w:val="21"/>
          <w:szCs w:val="21"/>
          <w:lang w:val="en-GB" w:eastAsia="en-GB"/>
        </w:rPr>
        <w:t xml:space="preserve"> opt-out choices — this violates GDPR Article 7.</w:t>
      </w:r>
    </w:p>
    <w:p w14:paraId="55B18669"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4609E5F2"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C586C0"/>
          <w:sz w:val="21"/>
          <w:szCs w:val="21"/>
          <w:lang w:val="en-GB" w:eastAsia="en-GB"/>
        </w:rPr>
        <w:t>return</w:t>
      </w:r>
      <w:r w:rsidRPr="00C930BC">
        <w:rPr>
          <w:rFonts w:eastAsia="Times New Roman" w:cs="Helvetica"/>
          <w:color w:val="FFFFFF"/>
          <w:sz w:val="21"/>
          <w:szCs w:val="21"/>
          <w:lang w:val="en-GB" w:eastAsia="en-GB"/>
        </w:rPr>
        <w:t xml:space="preserve"> </w:t>
      </w:r>
      <w:proofErr w:type="gramStart"/>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score</w:t>
      </w:r>
      <w:proofErr w:type="gramEnd"/>
      <w:r w:rsidRPr="00C930BC">
        <w:rPr>
          <w:rFonts w:eastAsia="Times New Roman" w:cs="Helvetica"/>
          <w:color w:val="9CDCFE"/>
          <w:sz w:val="21"/>
          <w:szCs w:val="21"/>
          <w:lang w:val="en-GB" w:eastAsia="en-GB"/>
        </w:rPr>
        <w:t>:</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normalizedScore</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level:</w:t>
      </w:r>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riskLevel</w:t>
      </w:r>
      <w:proofErr w:type="spellEnd"/>
      <w:r w:rsidRPr="00C930BC">
        <w:rPr>
          <w:rFonts w:eastAsia="Times New Roman" w:cs="Helvetica"/>
          <w:color w:val="FFFFFF"/>
          <w:sz w:val="21"/>
          <w:szCs w:val="21"/>
          <w:lang w:val="en-GB" w:eastAsia="en-GB"/>
        </w:rPr>
        <w:t xml:space="preserve">, </w:t>
      </w:r>
      <w:proofErr w:type="spellStart"/>
      <w:r w:rsidRPr="00C930BC">
        <w:rPr>
          <w:rFonts w:eastAsia="Times New Roman" w:cs="Helvetica"/>
          <w:color w:val="9CDCFE"/>
          <w:sz w:val="21"/>
          <w:szCs w:val="21"/>
          <w:lang w:val="en-GB" w:eastAsia="en-GB"/>
        </w:rPr>
        <w:t>complianceStatus</w:t>
      </w:r>
      <w:proofErr w:type="spellEnd"/>
      <w:r w:rsidRPr="00C930BC">
        <w:rPr>
          <w:rFonts w:eastAsia="Times New Roman" w:cs="Helvetica"/>
          <w:color w:val="FFFFFF"/>
          <w:sz w:val="21"/>
          <w:szCs w:val="21"/>
          <w:lang w:val="en-GB" w:eastAsia="en-GB"/>
        </w:rPr>
        <w:t xml:space="preserve">, </w:t>
      </w:r>
      <w:r w:rsidRPr="00C930BC">
        <w:rPr>
          <w:rFonts w:eastAsia="Times New Roman" w:cs="Helvetica"/>
          <w:color w:val="9CDCFE"/>
          <w:sz w:val="21"/>
          <w:szCs w:val="21"/>
          <w:lang w:val="en-GB" w:eastAsia="en-GB"/>
        </w:rPr>
        <w:t>explanation</w:t>
      </w:r>
      <w:r w:rsidRPr="00C930BC">
        <w:rPr>
          <w:rFonts w:eastAsia="Times New Roman" w:cs="Helvetica"/>
          <w:color w:val="FFFFFF"/>
          <w:sz w:val="21"/>
          <w:szCs w:val="21"/>
          <w:lang w:val="en-GB" w:eastAsia="en-GB"/>
        </w:rPr>
        <w:t xml:space="preserve"> };</w:t>
      </w:r>
    </w:p>
    <w:p w14:paraId="04C74B03"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r w:rsidRPr="00C930BC">
        <w:rPr>
          <w:rFonts w:eastAsia="Times New Roman" w:cs="Helvetica"/>
          <w:color w:val="FFFFFF"/>
          <w:sz w:val="21"/>
          <w:szCs w:val="21"/>
          <w:lang w:val="en-GB" w:eastAsia="en-GB"/>
        </w:rPr>
        <w:t>    }</w:t>
      </w:r>
    </w:p>
    <w:p w14:paraId="6C955A40"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p>
    <w:p w14:paraId="49A71BF7" w14:textId="77777777" w:rsidR="007A2CD2" w:rsidRPr="00C930BC" w:rsidRDefault="007A2CD2" w:rsidP="0000636F">
      <w:pPr>
        <w:spacing w:beforeLines="20" w:before="48" w:afterLines="20" w:after="48" w:line="240" w:lineRule="auto"/>
        <w:rPr>
          <w:rFonts w:cs="Helvetica"/>
          <w:b/>
          <w:bCs/>
        </w:rPr>
      </w:pPr>
    </w:p>
    <w:sectPr w:rsidR="007A2CD2" w:rsidRPr="00C930BC" w:rsidSect="006D7DA1">
      <w:footerReference w:type="default" r:id="rId17"/>
      <w:headerReference w:type="first" r:id="rId18"/>
      <w:footerReference w:type="first" r:id="rId19"/>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1396A" w14:textId="77777777" w:rsidR="00F00EC9" w:rsidRDefault="00F00EC9" w:rsidP="00647036">
      <w:pPr>
        <w:spacing w:after="0" w:line="240" w:lineRule="auto"/>
      </w:pPr>
      <w:r>
        <w:separator/>
      </w:r>
    </w:p>
  </w:endnote>
  <w:endnote w:type="continuationSeparator" w:id="0">
    <w:p w14:paraId="1C803A63" w14:textId="77777777" w:rsidR="00F00EC9" w:rsidRDefault="00F00EC9" w:rsidP="00647036">
      <w:pPr>
        <w:spacing w:after="0" w:line="240" w:lineRule="auto"/>
      </w:pPr>
      <w:r>
        <w:continuationSeparator/>
      </w:r>
    </w:p>
  </w:endnote>
  <w:endnote w:type="continuationNotice" w:id="1">
    <w:p w14:paraId="5CA087F6" w14:textId="77777777" w:rsidR="00F00EC9" w:rsidRDefault="00F00E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0262C" w14:textId="40B9F9B9" w:rsidR="00A86D69" w:rsidRDefault="00B75A65" w:rsidP="00B75A65">
    <w:pPr>
      <w:pStyle w:val="Footer"/>
      <w:jc w:val="right"/>
    </w:pPr>
    <w:r>
      <w:rPr>
        <w:noProof/>
      </w:rPr>
      <w:drawing>
        <wp:anchor distT="0" distB="0" distL="114300" distR="114300" simplePos="0" relativeHeight="251659264" behindDoc="0" locked="0" layoutInCell="1" allowOverlap="1" wp14:anchorId="39AE05C2" wp14:editId="50364E09">
          <wp:simplePos x="0" y="0"/>
          <wp:positionH relativeFrom="column">
            <wp:posOffset>5796378</wp:posOffset>
          </wp:positionH>
          <wp:positionV relativeFrom="paragraph">
            <wp:posOffset>-103366</wp:posOffset>
          </wp:positionV>
          <wp:extent cx="849717" cy="88033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621888">
                    <a:off x="0" y="0"/>
                    <a:ext cx="851354" cy="882034"/>
                  </a:xfrm>
                  <a:prstGeom prst="rect">
                    <a:avLst/>
                  </a:prstGeom>
                </pic:spPr>
              </pic:pic>
            </a:graphicData>
          </a:graphic>
          <wp14:sizeRelH relativeFrom="margin">
            <wp14:pctWidth>0</wp14:pctWidth>
          </wp14:sizeRelH>
          <wp14:sizeRelV relativeFrom="margin">
            <wp14:pctHeight>0</wp14:pctHeight>
          </wp14:sizeRelV>
        </wp:anchor>
      </w:drawing>
    </w:r>
  </w:p>
  <w:p w14:paraId="41C8E7CE" w14:textId="77777777" w:rsidR="00B04EEE" w:rsidRDefault="00B04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0680" w14:textId="1EC8FBA9" w:rsidR="00A86D69" w:rsidRDefault="00B75A65" w:rsidP="00B75A65">
    <w:pPr>
      <w:pStyle w:val="Footer"/>
      <w:jc w:val="right"/>
    </w:pPr>
    <w:r>
      <w:rPr>
        <w:noProof/>
      </w:rPr>
      <w:drawing>
        <wp:anchor distT="0" distB="0" distL="114300" distR="114300" simplePos="0" relativeHeight="251658240" behindDoc="0" locked="0" layoutInCell="1" allowOverlap="1" wp14:anchorId="1F6B3E7D" wp14:editId="6986ADA6">
          <wp:simplePos x="0" y="0"/>
          <wp:positionH relativeFrom="column">
            <wp:posOffset>5836920</wp:posOffset>
          </wp:positionH>
          <wp:positionV relativeFrom="paragraph">
            <wp:posOffset>-202565</wp:posOffset>
          </wp:positionV>
          <wp:extent cx="854359" cy="88542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548374">
                    <a:off x="0" y="0"/>
                    <a:ext cx="854359" cy="885428"/>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103785"/>
      <w:docPartObj>
        <w:docPartGallery w:val="Page Numbers (Bottom of Page)"/>
        <w:docPartUnique/>
      </w:docPartObj>
    </w:sdtPr>
    <w:sdtContent>
      <w:p w14:paraId="0101B556" w14:textId="1FB566E0" w:rsidR="00513B6B" w:rsidRDefault="00B75A65">
        <w:pPr>
          <w:pStyle w:val="Footer"/>
          <w:jc w:val="center"/>
        </w:pPr>
        <w:r>
          <w:rPr>
            <w:noProof/>
          </w:rPr>
          <w:drawing>
            <wp:anchor distT="0" distB="0" distL="114300" distR="114300" simplePos="0" relativeHeight="251660288" behindDoc="0" locked="0" layoutInCell="1" allowOverlap="1" wp14:anchorId="67C7F578" wp14:editId="54952BDB">
              <wp:simplePos x="0" y="0"/>
              <wp:positionH relativeFrom="column">
                <wp:posOffset>5642610</wp:posOffset>
              </wp:positionH>
              <wp:positionV relativeFrom="paragraph">
                <wp:posOffset>-206375</wp:posOffset>
              </wp:positionV>
              <wp:extent cx="1046243" cy="10839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887329">
                        <a:off x="0" y="0"/>
                        <a:ext cx="1046243" cy="1083945"/>
                      </a:xfrm>
                      <a:prstGeom prst="rect">
                        <a:avLst/>
                      </a:prstGeom>
                    </pic:spPr>
                  </pic:pic>
                </a:graphicData>
              </a:graphic>
              <wp14:sizeRelH relativeFrom="margin">
                <wp14:pctWidth>0</wp14:pctWidth>
              </wp14:sizeRelH>
              <wp14:sizeRelV relativeFrom="margin">
                <wp14:pctHeight>0</wp14:pctHeight>
              </wp14:sizeRelV>
            </wp:anchor>
          </w:drawing>
        </w:r>
        <w:r w:rsidR="00513B6B">
          <w:fldChar w:fldCharType="begin"/>
        </w:r>
        <w:r w:rsidR="00513B6B">
          <w:instrText>PAGE   \* MERGEFORMAT</w:instrText>
        </w:r>
        <w:r w:rsidR="00513B6B">
          <w:fldChar w:fldCharType="separate"/>
        </w:r>
        <w:r w:rsidR="00513B6B">
          <w:rPr>
            <w:lang w:val="en-GB"/>
          </w:rPr>
          <w:t>2</w:t>
        </w:r>
        <w:r w:rsidR="00513B6B">
          <w:fldChar w:fldCharType="end"/>
        </w:r>
      </w:p>
    </w:sdtContent>
  </w:sdt>
  <w:p w14:paraId="7BCA5390" w14:textId="77777777" w:rsidR="00513B6B" w:rsidRDefault="00513B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4086822"/>
      <w:docPartObj>
        <w:docPartGallery w:val="Page Numbers (Bottom of Page)"/>
        <w:docPartUnique/>
      </w:docPartObj>
    </w:sdtPr>
    <w:sdtContent>
      <w:p w14:paraId="344A583F" w14:textId="13DAD74A" w:rsidR="00B75B9E" w:rsidRDefault="007A7268">
        <w:pPr>
          <w:pStyle w:val="Footer"/>
          <w:jc w:val="center"/>
        </w:pPr>
        <w:r>
          <w:rPr>
            <w:noProof/>
          </w:rPr>
          <w:drawing>
            <wp:anchor distT="0" distB="0" distL="114300" distR="114300" simplePos="0" relativeHeight="251662336" behindDoc="0" locked="0" layoutInCell="1" allowOverlap="1" wp14:anchorId="20481FDF" wp14:editId="6500606D">
              <wp:simplePos x="0" y="0"/>
              <wp:positionH relativeFrom="column">
                <wp:posOffset>5447029</wp:posOffset>
              </wp:positionH>
              <wp:positionV relativeFrom="paragraph">
                <wp:posOffset>-170181</wp:posOffset>
              </wp:positionV>
              <wp:extent cx="996074" cy="1031968"/>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828769">
                        <a:off x="0" y="0"/>
                        <a:ext cx="996074" cy="1031968"/>
                      </a:xfrm>
                      <a:prstGeom prst="rect">
                        <a:avLst/>
                      </a:prstGeom>
                    </pic:spPr>
                  </pic:pic>
                </a:graphicData>
              </a:graphic>
              <wp14:sizeRelH relativeFrom="page">
                <wp14:pctWidth>0</wp14:pctWidth>
              </wp14:sizeRelH>
              <wp14:sizeRelV relativeFrom="page">
                <wp14:pctHeight>0</wp14:pctHeight>
              </wp14:sizeRelV>
            </wp:anchor>
          </w:drawing>
        </w:r>
        <w:r w:rsidR="00B75B9E">
          <w:fldChar w:fldCharType="begin"/>
        </w:r>
        <w:r w:rsidR="00B75B9E">
          <w:instrText>PAGE   \* MERGEFORMAT</w:instrText>
        </w:r>
        <w:r w:rsidR="00B75B9E">
          <w:fldChar w:fldCharType="separate"/>
        </w:r>
        <w:r w:rsidR="00B75B9E">
          <w:rPr>
            <w:lang w:val="en-GB"/>
          </w:rPr>
          <w:t>2</w:t>
        </w:r>
        <w:r w:rsidR="00B75B9E">
          <w:fldChar w:fldCharType="end"/>
        </w:r>
      </w:p>
    </w:sdtContent>
  </w:sdt>
  <w:p w14:paraId="6DC5EADD" w14:textId="77777777" w:rsidR="00513B6B" w:rsidRDefault="00513B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256987"/>
      <w:docPartObj>
        <w:docPartGallery w:val="Page Numbers (Bottom of Page)"/>
        <w:docPartUnique/>
      </w:docPartObj>
    </w:sdtPr>
    <w:sdtContent>
      <w:p w14:paraId="47768682" w14:textId="288E6C8C" w:rsidR="00B75B9E" w:rsidRDefault="00B75A65">
        <w:pPr>
          <w:pStyle w:val="Footer"/>
          <w:jc w:val="center"/>
        </w:pPr>
        <w:r>
          <w:rPr>
            <w:noProof/>
          </w:rPr>
          <w:drawing>
            <wp:anchor distT="0" distB="0" distL="114300" distR="114300" simplePos="0" relativeHeight="251661312" behindDoc="0" locked="0" layoutInCell="1" allowOverlap="1" wp14:anchorId="751302AB" wp14:editId="23252EA7">
              <wp:simplePos x="0" y="0"/>
              <wp:positionH relativeFrom="column">
                <wp:posOffset>5774055</wp:posOffset>
              </wp:positionH>
              <wp:positionV relativeFrom="paragraph">
                <wp:posOffset>-181609</wp:posOffset>
              </wp:positionV>
              <wp:extent cx="1015284" cy="105187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827389">
                        <a:off x="0" y="0"/>
                        <a:ext cx="1015284" cy="1051872"/>
                      </a:xfrm>
                      <a:prstGeom prst="rect">
                        <a:avLst/>
                      </a:prstGeom>
                    </pic:spPr>
                  </pic:pic>
                </a:graphicData>
              </a:graphic>
              <wp14:sizeRelH relativeFrom="page">
                <wp14:pctWidth>0</wp14:pctWidth>
              </wp14:sizeRelH>
              <wp14:sizeRelV relativeFrom="page">
                <wp14:pctHeight>0</wp14:pctHeight>
              </wp14:sizeRelV>
            </wp:anchor>
          </w:drawing>
        </w:r>
        <w:r w:rsidR="00B75B9E">
          <w:fldChar w:fldCharType="begin"/>
        </w:r>
        <w:r w:rsidR="00B75B9E">
          <w:instrText>PAGE   \* MERGEFORMAT</w:instrText>
        </w:r>
        <w:r w:rsidR="00B75B9E">
          <w:fldChar w:fldCharType="separate"/>
        </w:r>
        <w:r w:rsidR="00B75B9E">
          <w:rPr>
            <w:lang w:val="en-GB"/>
          </w:rPr>
          <w:t>2</w:t>
        </w:r>
        <w:r w:rsidR="00B75B9E">
          <w:fldChar w:fldCharType="end"/>
        </w:r>
      </w:p>
    </w:sdtContent>
  </w:sdt>
  <w:p w14:paraId="6EF05D4A" w14:textId="77777777" w:rsidR="00B75B9E" w:rsidRDefault="00B75B9E" w:rsidP="00A86D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0FBFD" w14:textId="77777777" w:rsidR="00F00EC9" w:rsidRDefault="00F00EC9" w:rsidP="00647036">
      <w:pPr>
        <w:spacing w:after="0" w:line="240" w:lineRule="auto"/>
      </w:pPr>
      <w:r>
        <w:separator/>
      </w:r>
    </w:p>
  </w:footnote>
  <w:footnote w:type="continuationSeparator" w:id="0">
    <w:p w14:paraId="40785E30" w14:textId="77777777" w:rsidR="00F00EC9" w:rsidRDefault="00F00EC9" w:rsidP="00647036">
      <w:pPr>
        <w:spacing w:after="0" w:line="240" w:lineRule="auto"/>
      </w:pPr>
      <w:r>
        <w:continuationSeparator/>
      </w:r>
    </w:p>
  </w:footnote>
  <w:footnote w:type="continuationNotice" w:id="1">
    <w:p w14:paraId="0AA6CE6C" w14:textId="77777777" w:rsidR="00F00EC9" w:rsidRDefault="00F00E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93E9C" w14:textId="07A5BFDF" w:rsidR="001B6005" w:rsidRPr="001C06BB" w:rsidRDefault="007032B1" w:rsidP="007032B1">
    <w:pPr>
      <w:pBdr>
        <w:top w:val="nil"/>
        <w:left w:val="nil"/>
        <w:bottom w:val="single" w:sz="4" w:space="1" w:color="000000"/>
        <w:right w:val="nil"/>
        <w:between w:val="nil"/>
      </w:pBdr>
      <w:tabs>
        <w:tab w:val="center" w:pos="4680"/>
        <w:tab w:val="right" w:pos="9360"/>
      </w:tabs>
      <w:jc w:val="right"/>
      <w:rPr>
        <w:i/>
        <w:iCs/>
        <w:sz w:val="22"/>
      </w:rPr>
    </w:pPr>
    <w:r w:rsidRPr="001C06BB">
      <w:rPr>
        <w:rFonts w:ascii="Helvetica Neue" w:eastAsia="Helvetica Neue" w:hAnsi="Helvetica Neue" w:cs="Helvetica Neue"/>
        <w:i/>
        <w:iCs/>
        <w:sz w:val="22"/>
      </w:rPr>
      <w:t>Diana-Maria Mitea</w:t>
    </w:r>
    <w:r w:rsidRPr="001C06BB">
      <w:rPr>
        <w:rFonts w:ascii="Helvetica Neue" w:eastAsia="Helvetica Neue" w:hAnsi="Helvetica Neue" w:cs="Helvetica Neue"/>
        <w:i/>
        <w:iCs/>
        <w:sz w:val="22"/>
      </w:rPr>
      <w:t xml:space="preserve"> – Faculty of Economic Sciences ULBS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5781B" w14:textId="6CAA0FDA" w:rsidR="001C06BB" w:rsidRPr="001C06BB" w:rsidRDefault="001C06BB" w:rsidP="001C06BB">
    <w:pPr>
      <w:pBdr>
        <w:top w:val="nil"/>
        <w:left w:val="nil"/>
        <w:bottom w:val="single" w:sz="4" w:space="1" w:color="000000"/>
        <w:right w:val="nil"/>
        <w:between w:val="nil"/>
      </w:pBdr>
      <w:tabs>
        <w:tab w:val="center" w:pos="4680"/>
        <w:tab w:val="right" w:pos="9360"/>
      </w:tabs>
      <w:jc w:val="right"/>
      <w:rPr>
        <w:i/>
        <w:iCs/>
        <w:sz w:val="22"/>
      </w:rPr>
    </w:pPr>
    <w:r w:rsidRPr="001C06BB">
      <w:rPr>
        <w:rFonts w:ascii="Helvetica Neue" w:eastAsia="Helvetica Neue" w:hAnsi="Helvetica Neue" w:cs="Helvetica Neue"/>
        <w:i/>
        <w:iCs/>
        <w:sz w:val="22"/>
      </w:rPr>
      <w:t xml:space="preserve">Diana-Maria Mitea – Faculty of Economic Sciences ULBS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6D7"/>
    <w:multiLevelType w:val="hybridMultilevel"/>
    <w:tmpl w:val="E5300B8E"/>
    <w:lvl w:ilvl="0" w:tplc="0809000F">
      <w:start w:val="1"/>
      <w:numFmt w:val="decimal"/>
      <w:lvlText w:val="%1."/>
      <w:lvlJc w:val="left"/>
      <w:pPr>
        <w:ind w:left="720" w:hanging="360"/>
      </w:pPr>
    </w:lvl>
    <w:lvl w:ilvl="1" w:tplc="08090019">
      <w:start w:val="1"/>
      <w:numFmt w:val="lowerLetter"/>
      <w:lvlText w:val="%2."/>
      <w:lvlJc w:val="left"/>
      <w:pPr>
        <w:ind w:left="2346"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43302"/>
    <w:multiLevelType w:val="multilevel"/>
    <w:tmpl w:val="0DAA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4157"/>
    <w:multiLevelType w:val="multilevel"/>
    <w:tmpl w:val="D25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29EA"/>
    <w:multiLevelType w:val="hybridMultilevel"/>
    <w:tmpl w:val="636E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626001"/>
    <w:multiLevelType w:val="multilevel"/>
    <w:tmpl w:val="C5E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15D2"/>
    <w:multiLevelType w:val="multilevel"/>
    <w:tmpl w:val="9BB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30902"/>
    <w:multiLevelType w:val="multilevel"/>
    <w:tmpl w:val="8CF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903C9"/>
    <w:multiLevelType w:val="hybridMultilevel"/>
    <w:tmpl w:val="D1008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1B63B5"/>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F100A"/>
    <w:multiLevelType w:val="hybridMultilevel"/>
    <w:tmpl w:val="FF6699E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2621A"/>
    <w:multiLevelType w:val="hybridMultilevel"/>
    <w:tmpl w:val="B526E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181FFE"/>
    <w:multiLevelType w:val="hybridMultilevel"/>
    <w:tmpl w:val="395E4F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5F65D7D"/>
    <w:multiLevelType w:val="multilevel"/>
    <w:tmpl w:val="B38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20425"/>
    <w:multiLevelType w:val="multilevel"/>
    <w:tmpl w:val="448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26F0"/>
    <w:multiLevelType w:val="hybridMultilevel"/>
    <w:tmpl w:val="F73AF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6951D0"/>
    <w:multiLevelType w:val="hybridMultilevel"/>
    <w:tmpl w:val="AE627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F63E76"/>
    <w:multiLevelType w:val="hybridMultilevel"/>
    <w:tmpl w:val="DDF0E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751E7B"/>
    <w:multiLevelType w:val="hybridMultilevel"/>
    <w:tmpl w:val="F99090B0"/>
    <w:lvl w:ilvl="0" w:tplc="42E0043C">
      <w:start w:val="1"/>
      <w:numFmt w:val="decimal"/>
      <w:lvlText w:val="%1."/>
      <w:lvlJc w:val="left"/>
      <w:pPr>
        <w:ind w:left="820" w:hanging="339"/>
      </w:pPr>
      <w:rPr>
        <w:rFonts w:ascii="Arial MT" w:eastAsia="Arial MT" w:hAnsi="Arial MT" w:cs="Arial MT" w:hint="default"/>
        <w:b w:val="0"/>
        <w:bCs w:val="0"/>
        <w:i w:val="0"/>
        <w:iCs w:val="0"/>
        <w:spacing w:val="-2"/>
        <w:w w:val="102"/>
        <w:sz w:val="22"/>
        <w:szCs w:val="22"/>
        <w:lang w:val="en-US" w:eastAsia="en-US" w:bidi="ar-SA"/>
      </w:rPr>
    </w:lvl>
    <w:lvl w:ilvl="1" w:tplc="B03C90DA">
      <w:numFmt w:val="bullet"/>
      <w:lvlText w:val="•"/>
      <w:lvlJc w:val="left"/>
      <w:pPr>
        <w:ind w:left="1674" w:hanging="339"/>
      </w:pPr>
      <w:rPr>
        <w:rFonts w:hint="default"/>
        <w:lang w:val="en-US" w:eastAsia="en-US" w:bidi="ar-SA"/>
      </w:rPr>
    </w:lvl>
    <w:lvl w:ilvl="2" w:tplc="93188DD0">
      <w:numFmt w:val="bullet"/>
      <w:lvlText w:val="•"/>
      <w:lvlJc w:val="left"/>
      <w:pPr>
        <w:ind w:left="2528" w:hanging="339"/>
      </w:pPr>
      <w:rPr>
        <w:rFonts w:hint="default"/>
        <w:lang w:val="en-US" w:eastAsia="en-US" w:bidi="ar-SA"/>
      </w:rPr>
    </w:lvl>
    <w:lvl w:ilvl="3" w:tplc="D41E3A46">
      <w:numFmt w:val="bullet"/>
      <w:lvlText w:val="•"/>
      <w:lvlJc w:val="left"/>
      <w:pPr>
        <w:ind w:left="3382" w:hanging="339"/>
      </w:pPr>
      <w:rPr>
        <w:rFonts w:hint="default"/>
        <w:lang w:val="en-US" w:eastAsia="en-US" w:bidi="ar-SA"/>
      </w:rPr>
    </w:lvl>
    <w:lvl w:ilvl="4" w:tplc="F4563198">
      <w:numFmt w:val="bullet"/>
      <w:lvlText w:val="•"/>
      <w:lvlJc w:val="left"/>
      <w:pPr>
        <w:ind w:left="4236" w:hanging="339"/>
      </w:pPr>
      <w:rPr>
        <w:rFonts w:hint="default"/>
        <w:lang w:val="en-US" w:eastAsia="en-US" w:bidi="ar-SA"/>
      </w:rPr>
    </w:lvl>
    <w:lvl w:ilvl="5" w:tplc="2536E5B2">
      <w:numFmt w:val="bullet"/>
      <w:lvlText w:val="•"/>
      <w:lvlJc w:val="left"/>
      <w:pPr>
        <w:ind w:left="5090" w:hanging="339"/>
      </w:pPr>
      <w:rPr>
        <w:rFonts w:hint="default"/>
        <w:lang w:val="en-US" w:eastAsia="en-US" w:bidi="ar-SA"/>
      </w:rPr>
    </w:lvl>
    <w:lvl w:ilvl="6" w:tplc="9A8213CC">
      <w:numFmt w:val="bullet"/>
      <w:lvlText w:val="•"/>
      <w:lvlJc w:val="left"/>
      <w:pPr>
        <w:ind w:left="5944" w:hanging="339"/>
      </w:pPr>
      <w:rPr>
        <w:rFonts w:hint="default"/>
        <w:lang w:val="en-US" w:eastAsia="en-US" w:bidi="ar-SA"/>
      </w:rPr>
    </w:lvl>
    <w:lvl w:ilvl="7" w:tplc="EFCAACF4">
      <w:numFmt w:val="bullet"/>
      <w:lvlText w:val="•"/>
      <w:lvlJc w:val="left"/>
      <w:pPr>
        <w:ind w:left="6798" w:hanging="339"/>
      </w:pPr>
      <w:rPr>
        <w:rFonts w:hint="default"/>
        <w:lang w:val="en-US" w:eastAsia="en-US" w:bidi="ar-SA"/>
      </w:rPr>
    </w:lvl>
    <w:lvl w:ilvl="8" w:tplc="B886942E">
      <w:numFmt w:val="bullet"/>
      <w:lvlText w:val="•"/>
      <w:lvlJc w:val="left"/>
      <w:pPr>
        <w:ind w:left="7652" w:hanging="339"/>
      </w:pPr>
      <w:rPr>
        <w:rFonts w:hint="default"/>
        <w:lang w:val="en-US" w:eastAsia="en-US" w:bidi="ar-SA"/>
      </w:rPr>
    </w:lvl>
  </w:abstractNum>
  <w:abstractNum w:abstractNumId="18" w15:restartNumberingAfterBreak="0">
    <w:nsid w:val="53355C4B"/>
    <w:multiLevelType w:val="hybridMultilevel"/>
    <w:tmpl w:val="F5FA10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6F36887"/>
    <w:multiLevelType w:val="hybridMultilevel"/>
    <w:tmpl w:val="ADCCD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D53AC8"/>
    <w:multiLevelType w:val="multilevel"/>
    <w:tmpl w:val="9562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4C0746"/>
    <w:multiLevelType w:val="multilevel"/>
    <w:tmpl w:val="8FEA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BE4056"/>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F5788"/>
    <w:multiLevelType w:val="hybridMultilevel"/>
    <w:tmpl w:val="95240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000418"/>
    <w:multiLevelType w:val="hybridMultilevel"/>
    <w:tmpl w:val="636CB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6067B8"/>
    <w:multiLevelType w:val="multilevel"/>
    <w:tmpl w:val="A3E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865B1"/>
    <w:multiLevelType w:val="hybridMultilevel"/>
    <w:tmpl w:val="0CEE5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573331">
    <w:abstractNumId w:val="1"/>
  </w:num>
  <w:num w:numId="2" w16cid:durableId="1541433922">
    <w:abstractNumId w:val="22"/>
  </w:num>
  <w:num w:numId="3" w16cid:durableId="1852454531">
    <w:abstractNumId w:val="20"/>
  </w:num>
  <w:num w:numId="4" w16cid:durableId="1259405895">
    <w:abstractNumId w:val="8"/>
  </w:num>
  <w:num w:numId="5" w16cid:durableId="1191257347">
    <w:abstractNumId w:val="13"/>
  </w:num>
  <w:num w:numId="6" w16cid:durableId="1112628316">
    <w:abstractNumId w:val="12"/>
  </w:num>
  <w:num w:numId="7" w16cid:durableId="486169333">
    <w:abstractNumId w:val="21"/>
  </w:num>
  <w:num w:numId="8" w16cid:durableId="2080050702">
    <w:abstractNumId w:val="19"/>
  </w:num>
  <w:num w:numId="9" w16cid:durableId="1716461529">
    <w:abstractNumId w:val="23"/>
  </w:num>
  <w:num w:numId="10" w16cid:durableId="794446654">
    <w:abstractNumId w:val="5"/>
  </w:num>
  <w:num w:numId="11" w16cid:durableId="1398627116">
    <w:abstractNumId w:val="6"/>
  </w:num>
  <w:num w:numId="12" w16cid:durableId="1771465104">
    <w:abstractNumId w:val="4"/>
  </w:num>
  <w:num w:numId="13" w16cid:durableId="906494915">
    <w:abstractNumId w:val="2"/>
  </w:num>
  <w:num w:numId="14" w16cid:durableId="63334563">
    <w:abstractNumId w:val="25"/>
  </w:num>
  <w:num w:numId="15" w16cid:durableId="862591009">
    <w:abstractNumId w:val="15"/>
  </w:num>
  <w:num w:numId="16" w16cid:durableId="331183925">
    <w:abstractNumId w:val="9"/>
  </w:num>
  <w:num w:numId="17" w16cid:durableId="1208378218">
    <w:abstractNumId w:val="11"/>
  </w:num>
  <w:num w:numId="18" w16cid:durableId="134489365">
    <w:abstractNumId w:val="18"/>
  </w:num>
  <w:num w:numId="19" w16cid:durableId="1231841816">
    <w:abstractNumId w:val="24"/>
  </w:num>
  <w:num w:numId="20" w16cid:durableId="358514302">
    <w:abstractNumId w:val="26"/>
  </w:num>
  <w:num w:numId="21" w16cid:durableId="1587349539">
    <w:abstractNumId w:val="16"/>
  </w:num>
  <w:num w:numId="22" w16cid:durableId="1432818045">
    <w:abstractNumId w:val="7"/>
  </w:num>
  <w:num w:numId="23" w16cid:durableId="310210408">
    <w:abstractNumId w:val="10"/>
  </w:num>
  <w:num w:numId="24" w16cid:durableId="1208686950">
    <w:abstractNumId w:val="3"/>
  </w:num>
  <w:num w:numId="25" w16cid:durableId="1015694982">
    <w:abstractNumId w:val="17"/>
  </w:num>
  <w:num w:numId="26" w16cid:durableId="983656244">
    <w:abstractNumId w:val="0"/>
  </w:num>
  <w:num w:numId="27" w16cid:durableId="155261536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itea">
    <w15:presenceInfo w15:providerId="Windows Live" w15:userId="272fc58165d5ec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5C1"/>
    <w:rsid w:val="00005DF9"/>
    <w:rsid w:val="0000636F"/>
    <w:rsid w:val="00006B5F"/>
    <w:rsid w:val="00023996"/>
    <w:rsid w:val="000259B5"/>
    <w:rsid w:val="00042270"/>
    <w:rsid w:val="000433AA"/>
    <w:rsid w:val="00047DA4"/>
    <w:rsid w:val="00060B60"/>
    <w:rsid w:val="0006451B"/>
    <w:rsid w:val="0009215B"/>
    <w:rsid w:val="000B6E60"/>
    <w:rsid w:val="001120BA"/>
    <w:rsid w:val="00112957"/>
    <w:rsid w:val="001149F0"/>
    <w:rsid w:val="0018156A"/>
    <w:rsid w:val="001864B8"/>
    <w:rsid w:val="001B6005"/>
    <w:rsid w:val="001C06BB"/>
    <w:rsid w:val="001C077A"/>
    <w:rsid w:val="001F69D1"/>
    <w:rsid w:val="00204FED"/>
    <w:rsid w:val="00205287"/>
    <w:rsid w:val="00236FB4"/>
    <w:rsid w:val="002375CA"/>
    <w:rsid w:val="00257997"/>
    <w:rsid w:val="00274D09"/>
    <w:rsid w:val="002867FF"/>
    <w:rsid w:val="002A345A"/>
    <w:rsid w:val="0031128C"/>
    <w:rsid w:val="003274D1"/>
    <w:rsid w:val="00331115"/>
    <w:rsid w:val="00336F58"/>
    <w:rsid w:val="0034525D"/>
    <w:rsid w:val="003832EE"/>
    <w:rsid w:val="003F1C4C"/>
    <w:rsid w:val="00431C0D"/>
    <w:rsid w:val="00471EEE"/>
    <w:rsid w:val="00475A0B"/>
    <w:rsid w:val="004814BA"/>
    <w:rsid w:val="00491A6A"/>
    <w:rsid w:val="004C0D4B"/>
    <w:rsid w:val="005127EB"/>
    <w:rsid w:val="00513B6B"/>
    <w:rsid w:val="005514BC"/>
    <w:rsid w:val="00556EE9"/>
    <w:rsid w:val="00577FDE"/>
    <w:rsid w:val="005C2EF8"/>
    <w:rsid w:val="0060102E"/>
    <w:rsid w:val="00647036"/>
    <w:rsid w:val="0068223D"/>
    <w:rsid w:val="00686C36"/>
    <w:rsid w:val="006A3407"/>
    <w:rsid w:val="006A763E"/>
    <w:rsid w:val="006B4931"/>
    <w:rsid w:val="006B6CEA"/>
    <w:rsid w:val="006D7DA1"/>
    <w:rsid w:val="007032B1"/>
    <w:rsid w:val="0070531E"/>
    <w:rsid w:val="00715F8C"/>
    <w:rsid w:val="00742143"/>
    <w:rsid w:val="00755D7B"/>
    <w:rsid w:val="007670DA"/>
    <w:rsid w:val="00785EE9"/>
    <w:rsid w:val="0078605B"/>
    <w:rsid w:val="007A2CD2"/>
    <w:rsid w:val="007A7268"/>
    <w:rsid w:val="00805D83"/>
    <w:rsid w:val="008223BD"/>
    <w:rsid w:val="00823A37"/>
    <w:rsid w:val="00824F74"/>
    <w:rsid w:val="008265E3"/>
    <w:rsid w:val="00836360"/>
    <w:rsid w:val="00864301"/>
    <w:rsid w:val="008B1E0C"/>
    <w:rsid w:val="008E1704"/>
    <w:rsid w:val="00905DE7"/>
    <w:rsid w:val="00906EDC"/>
    <w:rsid w:val="009168EC"/>
    <w:rsid w:val="009314F4"/>
    <w:rsid w:val="00933343"/>
    <w:rsid w:val="00940596"/>
    <w:rsid w:val="009554A5"/>
    <w:rsid w:val="0098097B"/>
    <w:rsid w:val="00981CDB"/>
    <w:rsid w:val="009A1CEE"/>
    <w:rsid w:val="009A1ECE"/>
    <w:rsid w:val="009B2D1E"/>
    <w:rsid w:val="00A21C41"/>
    <w:rsid w:val="00A34E32"/>
    <w:rsid w:val="00A37759"/>
    <w:rsid w:val="00A66315"/>
    <w:rsid w:val="00A86D69"/>
    <w:rsid w:val="00AA4210"/>
    <w:rsid w:val="00AA4F42"/>
    <w:rsid w:val="00AC2821"/>
    <w:rsid w:val="00AE23D4"/>
    <w:rsid w:val="00B01055"/>
    <w:rsid w:val="00B04EEE"/>
    <w:rsid w:val="00B177AC"/>
    <w:rsid w:val="00B60215"/>
    <w:rsid w:val="00B75A65"/>
    <w:rsid w:val="00B75B9E"/>
    <w:rsid w:val="00B84CEA"/>
    <w:rsid w:val="00BA7636"/>
    <w:rsid w:val="00BB3BE2"/>
    <w:rsid w:val="00BB6BF2"/>
    <w:rsid w:val="00C067D7"/>
    <w:rsid w:val="00C15281"/>
    <w:rsid w:val="00C55E32"/>
    <w:rsid w:val="00C930BC"/>
    <w:rsid w:val="00C944F9"/>
    <w:rsid w:val="00C97551"/>
    <w:rsid w:val="00CC0CFD"/>
    <w:rsid w:val="00CC5AFC"/>
    <w:rsid w:val="00CE3DCA"/>
    <w:rsid w:val="00D11E0E"/>
    <w:rsid w:val="00D14798"/>
    <w:rsid w:val="00D828D7"/>
    <w:rsid w:val="00DA0006"/>
    <w:rsid w:val="00DC1054"/>
    <w:rsid w:val="00DD0673"/>
    <w:rsid w:val="00E11683"/>
    <w:rsid w:val="00E36C98"/>
    <w:rsid w:val="00E563C7"/>
    <w:rsid w:val="00E607FE"/>
    <w:rsid w:val="00E61B5E"/>
    <w:rsid w:val="00E845D6"/>
    <w:rsid w:val="00E853C1"/>
    <w:rsid w:val="00E875B5"/>
    <w:rsid w:val="00E95DDA"/>
    <w:rsid w:val="00E96B0A"/>
    <w:rsid w:val="00EA452B"/>
    <w:rsid w:val="00ED2678"/>
    <w:rsid w:val="00EF5EF0"/>
    <w:rsid w:val="00F00EC9"/>
    <w:rsid w:val="00F03D92"/>
    <w:rsid w:val="00F12927"/>
    <w:rsid w:val="00F44727"/>
    <w:rsid w:val="00F50C0D"/>
    <w:rsid w:val="00F55F48"/>
    <w:rsid w:val="00FB607E"/>
    <w:rsid w:val="00FD0371"/>
    <w:rsid w:val="00FF3749"/>
    <w:rsid w:val="00FF6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C2145"/>
  <w15:chartTrackingRefBased/>
  <w15:docId w15:val="{7D81F925-CF07-49F3-A6B3-44116E2A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6BB"/>
    <w:pPr>
      <w:jc w:val="both"/>
    </w:pPr>
    <w:rPr>
      <w:rFonts w:ascii="Helvetica" w:hAnsi="Helvetica"/>
      <w:sz w:val="24"/>
      <w:lang w:val="en-US"/>
    </w:rPr>
  </w:style>
  <w:style w:type="paragraph" w:styleId="Heading1">
    <w:name w:val="heading 1"/>
    <w:basedOn w:val="Normal"/>
    <w:next w:val="Normal"/>
    <w:link w:val="Heading1Char"/>
    <w:uiPriority w:val="9"/>
    <w:qFormat/>
    <w:rsid w:val="00331115"/>
    <w:pPr>
      <w:keepNext/>
      <w:keepLines/>
      <w:spacing w:before="240" w:after="0"/>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DC1054"/>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A6631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15"/>
    <w:rPr>
      <w:rFonts w:ascii="Helvetica" w:eastAsiaTheme="majorEastAsia" w:hAnsi="Helvetica" w:cstheme="majorBidi"/>
      <w:sz w:val="28"/>
      <w:szCs w:val="32"/>
      <w:lang w:val="en-US"/>
    </w:rPr>
  </w:style>
  <w:style w:type="paragraph" w:styleId="TOCHeading">
    <w:name w:val="TOC Heading"/>
    <w:basedOn w:val="Heading1"/>
    <w:next w:val="Normal"/>
    <w:uiPriority w:val="39"/>
    <w:unhideWhenUsed/>
    <w:qFormat/>
    <w:rsid w:val="00331115"/>
    <w:pPr>
      <w:outlineLvl w:val="9"/>
    </w:pPr>
    <w:rPr>
      <w:lang w:val="en-GB" w:eastAsia="en-GB"/>
    </w:rPr>
  </w:style>
  <w:style w:type="paragraph" w:styleId="TOC2">
    <w:name w:val="toc 2"/>
    <w:basedOn w:val="Normal"/>
    <w:next w:val="Normal"/>
    <w:autoRedefine/>
    <w:uiPriority w:val="39"/>
    <w:unhideWhenUsed/>
    <w:rsid w:val="00EA452B"/>
    <w:pPr>
      <w:tabs>
        <w:tab w:val="right" w:pos="9628"/>
      </w:tabs>
      <w:spacing w:after="100"/>
      <w:ind w:left="220"/>
      <w:jc w:val="left"/>
    </w:pPr>
    <w:rPr>
      <w:rFonts w:eastAsiaTheme="minorEastAsia" w:cs="Times New Roman"/>
    </w:rPr>
  </w:style>
  <w:style w:type="paragraph" w:styleId="TOC1">
    <w:name w:val="toc 1"/>
    <w:basedOn w:val="Normal"/>
    <w:next w:val="Normal"/>
    <w:autoRedefine/>
    <w:uiPriority w:val="39"/>
    <w:unhideWhenUsed/>
    <w:rsid w:val="00331115"/>
    <w:pPr>
      <w:spacing w:after="100"/>
    </w:pPr>
    <w:rPr>
      <w:rFonts w:eastAsiaTheme="minorEastAsia" w:cs="Times New Roman"/>
    </w:rPr>
  </w:style>
  <w:style w:type="paragraph" w:styleId="TOC3">
    <w:name w:val="toc 3"/>
    <w:basedOn w:val="Normal"/>
    <w:next w:val="Normal"/>
    <w:autoRedefine/>
    <w:uiPriority w:val="39"/>
    <w:unhideWhenUsed/>
    <w:rsid w:val="00331115"/>
    <w:pPr>
      <w:spacing w:after="100"/>
      <w:ind w:left="440"/>
    </w:pPr>
    <w:rPr>
      <w:rFonts w:eastAsiaTheme="minorEastAsia" w:cs="Times New Roman"/>
    </w:rPr>
  </w:style>
  <w:style w:type="paragraph" w:styleId="Title">
    <w:name w:val="Title"/>
    <w:basedOn w:val="Normal"/>
    <w:next w:val="Normal"/>
    <w:link w:val="TitleChar"/>
    <w:uiPriority w:val="10"/>
    <w:qFormat/>
    <w:rsid w:val="003311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15"/>
    <w:rPr>
      <w:rFonts w:asciiTheme="majorHAnsi" w:eastAsiaTheme="majorEastAsia" w:hAnsiTheme="majorHAnsi" w:cstheme="majorBidi"/>
      <w:spacing w:val="-10"/>
      <w:kern w:val="28"/>
      <w:sz w:val="56"/>
      <w:szCs w:val="56"/>
      <w:lang w:val="en-US"/>
    </w:rPr>
  </w:style>
  <w:style w:type="paragraph" w:customStyle="1" w:styleId="Style1">
    <w:name w:val="Style1"/>
    <w:basedOn w:val="Title"/>
    <w:link w:val="Style1Char"/>
    <w:rsid w:val="00331115"/>
    <w:rPr>
      <w:rFonts w:ascii="Helvetica" w:hAnsi="Helvetica" w:cs="Helvetica"/>
      <w:sz w:val="24"/>
      <w:szCs w:val="24"/>
    </w:rPr>
  </w:style>
  <w:style w:type="character" w:styleId="Hyperlink">
    <w:name w:val="Hyperlink"/>
    <w:basedOn w:val="DefaultParagraphFont"/>
    <w:uiPriority w:val="99"/>
    <w:unhideWhenUsed/>
    <w:rsid w:val="00331115"/>
    <w:rPr>
      <w:color w:val="0563C1" w:themeColor="hyperlink"/>
      <w:u w:val="single"/>
    </w:rPr>
  </w:style>
  <w:style w:type="character" w:customStyle="1" w:styleId="Style1Char">
    <w:name w:val="Style1 Char"/>
    <w:basedOn w:val="TitleChar"/>
    <w:link w:val="Style1"/>
    <w:rsid w:val="00331115"/>
    <w:rPr>
      <w:rFonts w:ascii="Helvetica" w:eastAsiaTheme="majorEastAsia" w:hAnsi="Helvetica" w:cs="Helvetica"/>
      <w:spacing w:val="-10"/>
      <w:kern w:val="28"/>
      <w:sz w:val="24"/>
      <w:szCs w:val="24"/>
      <w:lang w:val="en-US"/>
    </w:rPr>
  </w:style>
  <w:style w:type="paragraph" w:styleId="NormalWeb">
    <w:name w:val="Normal (Web)"/>
    <w:basedOn w:val="Normal"/>
    <w:uiPriority w:val="99"/>
    <w:unhideWhenUsed/>
    <w:rsid w:val="00DC1054"/>
    <w:pPr>
      <w:spacing w:before="100" w:beforeAutospacing="1" w:after="100" w:afterAutospacing="1" w:line="240" w:lineRule="auto"/>
      <w:jc w:val="left"/>
    </w:pPr>
    <w:rPr>
      <w:rFonts w:ascii="Times New Roman" w:eastAsia="Times New Roman" w:hAnsi="Times New Roman" w:cs="Times New Roman"/>
      <w:szCs w:val="24"/>
      <w:lang w:val="en-GB" w:eastAsia="en-GB"/>
    </w:rPr>
  </w:style>
  <w:style w:type="character" w:styleId="HTMLCode">
    <w:name w:val="HTML Code"/>
    <w:basedOn w:val="DefaultParagraphFont"/>
    <w:uiPriority w:val="99"/>
    <w:semiHidden/>
    <w:unhideWhenUsed/>
    <w:rsid w:val="00DC105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C1054"/>
    <w:rPr>
      <w:rFonts w:ascii="Helvetica" w:eastAsiaTheme="majorEastAsia" w:hAnsi="Helvetica" w:cstheme="majorBidi"/>
      <w:sz w:val="24"/>
      <w:szCs w:val="26"/>
      <w:lang w:val="en-US"/>
    </w:rPr>
  </w:style>
  <w:style w:type="table" w:styleId="TableGrid">
    <w:name w:val="Table Grid"/>
    <w:basedOn w:val="TableNormal"/>
    <w:uiPriority w:val="39"/>
    <w:rsid w:val="00D11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1E0E"/>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6470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7036"/>
    <w:rPr>
      <w:rFonts w:ascii="Helvetica" w:hAnsi="Helvetica"/>
      <w:sz w:val="20"/>
      <w:szCs w:val="20"/>
      <w:lang w:val="en-US"/>
    </w:rPr>
  </w:style>
  <w:style w:type="character" w:styleId="FootnoteReference">
    <w:name w:val="footnote reference"/>
    <w:basedOn w:val="DefaultParagraphFont"/>
    <w:uiPriority w:val="99"/>
    <w:semiHidden/>
    <w:unhideWhenUsed/>
    <w:rsid w:val="00647036"/>
    <w:rPr>
      <w:vertAlign w:val="superscript"/>
    </w:rPr>
  </w:style>
  <w:style w:type="character" w:customStyle="1" w:styleId="Heading3Char">
    <w:name w:val="Heading 3 Char"/>
    <w:basedOn w:val="DefaultParagraphFont"/>
    <w:link w:val="Heading3"/>
    <w:uiPriority w:val="9"/>
    <w:rsid w:val="00A66315"/>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1"/>
    <w:qFormat/>
    <w:rsid w:val="00577FDE"/>
    <w:pPr>
      <w:ind w:left="720"/>
      <w:contextualSpacing/>
    </w:pPr>
  </w:style>
  <w:style w:type="paragraph" w:styleId="NoSpacing">
    <w:name w:val="No Spacing"/>
    <w:uiPriority w:val="1"/>
    <w:qFormat/>
    <w:rsid w:val="001C077A"/>
    <w:pPr>
      <w:spacing w:after="0" w:line="240" w:lineRule="auto"/>
      <w:jc w:val="both"/>
    </w:pPr>
    <w:rPr>
      <w:rFonts w:ascii="Helvetica" w:hAnsi="Helvetica"/>
      <w:sz w:val="24"/>
      <w:lang w:val="en-US"/>
    </w:rPr>
  </w:style>
  <w:style w:type="paragraph" w:styleId="Header">
    <w:name w:val="header"/>
    <w:basedOn w:val="Normal"/>
    <w:link w:val="HeaderChar"/>
    <w:uiPriority w:val="99"/>
    <w:unhideWhenUsed/>
    <w:rsid w:val="00B04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EEE"/>
    <w:rPr>
      <w:rFonts w:ascii="Helvetica" w:hAnsi="Helvetica"/>
      <w:sz w:val="24"/>
      <w:lang w:val="en-US"/>
    </w:rPr>
  </w:style>
  <w:style w:type="paragraph" w:styleId="Footer">
    <w:name w:val="footer"/>
    <w:basedOn w:val="Normal"/>
    <w:link w:val="FooterChar"/>
    <w:uiPriority w:val="99"/>
    <w:unhideWhenUsed/>
    <w:rsid w:val="00B04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EEE"/>
    <w:rPr>
      <w:rFonts w:ascii="Helvetica" w:hAnsi="Helvetica"/>
      <w:sz w:val="24"/>
      <w:lang w:val="en-US"/>
    </w:rPr>
  </w:style>
  <w:style w:type="paragraph" w:styleId="Bibliography">
    <w:name w:val="Bibliography"/>
    <w:basedOn w:val="Normal"/>
    <w:next w:val="Normal"/>
    <w:uiPriority w:val="37"/>
    <w:unhideWhenUsed/>
    <w:rsid w:val="00823A37"/>
  </w:style>
  <w:style w:type="paragraph" w:styleId="TableofFigures">
    <w:name w:val="table of figures"/>
    <w:basedOn w:val="Normal"/>
    <w:next w:val="Normal"/>
    <w:uiPriority w:val="99"/>
    <w:unhideWhenUsed/>
    <w:rsid w:val="00ED2678"/>
    <w:pPr>
      <w:spacing w:after="0"/>
    </w:pPr>
  </w:style>
  <w:style w:type="character" w:customStyle="1" w:styleId="hljs-comment">
    <w:name w:val="hljs-comment"/>
    <w:basedOn w:val="DefaultParagraphFont"/>
    <w:rsid w:val="00112957"/>
  </w:style>
  <w:style w:type="character" w:customStyle="1" w:styleId="hljs-keyword">
    <w:name w:val="hljs-keyword"/>
    <w:basedOn w:val="DefaultParagraphFont"/>
    <w:rsid w:val="00112957"/>
  </w:style>
  <w:style w:type="character" w:customStyle="1" w:styleId="hljs-string">
    <w:name w:val="hljs-string"/>
    <w:basedOn w:val="DefaultParagraphFont"/>
    <w:rsid w:val="00112957"/>
  </w:style>
  <w:style w:type="character" w:customStyle="1" w:styleId="hljs-builtin">
    <w:name w:val="hljs-built_in"/>
    <w:basedOn w:val="DefaultParagraphFont"/>
    <w:rsid w:val="00112957"/>
  </w:style>
  <w:style w:type="character" w:customStyle="1" w:styleId="hljs-attr">
    <w:name w:val="hljs-attr"/>
    <w:basedOn w:val="DefaultParagraphFont"/>
    <w:rsid w:val="00112957"/>
  </w:style>
  <w:style w:type="character" w:customStyle="1" w:styleId="hljs-literal">
    <w:name w:val="hljs-literal"/>
    <w:basedOn w:val="DefaultParagraphFont"/>
    <w:rsid w:val="00112957"/>
  </w:style>
  <w:style w:type="character" w:customStyle="1" w:styleId="hljs-subst">
    <w:name w:val="hljs-subst"/>
    <w:basedOn w:val="DefaultParagraphFont"/>
    <w:rsid w:val="00112957"/>
  </w:style>
  <w:style w:type="character" w:customStyle="1" w:styleId="hljs-number">
    <w:name w:val="hljs-number"/>
    <w:basedOn w:val="DefaultParagraphFont"/>
    <w:rsid w:val="00112957"/>
  </w:style>
  <w:style w:type="character" w:customStyle="1" w:styleId="hljs-doctag">
    <w:name w:val="hljs-doctag"/>
    <w:basedOn w:val="DefaultParagraphFont"/>
    <w:rsid w:val="00112957"/>
  </w:style>
  <w:style w:type="character" w:customStyle="1" w:styleId="hljs-type">
    <w:name w:val="hljs-type"/>
    <w:basedOn w:val="DefaultParagraphFont"/>
    <w:rsid w:val="00112957"/>
  </w:style>
  <w:style w:type="character" w:customStyle="1" w:styleId="hljs-variable">
    <w:name w:val="hljs-variable"/>
    <w:basedOn w:val="DefaultParagraphFont"/>
    <w:rsid w:val="00112957"/>
  </w:style>
  <w:style w:type="character" w:customStyle="1" w:styleId="hljs-function">
    <w:name w:val="hljs-function"/>
    <w:basedOn w:val="DefaultParagraphFont"/>
    <w:rsid w:val="00112957"/>
  </w:style>
  <w:style w:type="character" w:customStyle="1" w:styleId="hljs-title">
    <w:name w:val="hljs-title"/>
    <w:basedOn w:val="DefaultParagraphFont"/>
    <w:rsid w:val="00112957"/>
  </w:style>
  <w:style w:type="character" w:customStyle="1" w:styleId="hljs-params">
    <w:name w:val="hljs-params"/>
    <w:basedOn w:val="DefaultParagraphFont"/>
    <w:rsid w:val="00112957"/>
  </w:style>
  <w:style w:type="paragraph" w:styleId="BodyText">
    <w:name w:val="Body Text"/>
    <w:basedOn w:val="Normal"/>
    <w:link w:val="BodyTextChar"/>
    <w:uiPriority w:val="1"/>
    <w:qFormat/>
    <w:rsid w:val="003274D1"/>
    <w:pPr>
      <w:widowControl w:val="0"/>
      <w:autoSpaceDE w:val="0"/>
      <w:autoSpaceDN w:val="0"/>
      <w:spacing w:before="52" w:after="0" w:line="240" w:lineRule="auto"/>
      <w:ind w:left="143"/>
    </w:pPr>
    <w:rPr>
      <w:rFonts w:ascii="Arial MT" w:eastAsia="Arial MT" w:hAnsi="Arial MT" w:cs="Arial MT"/>
      <w:sz w:val="22"/>
    </w:rPr>
  </w:style>
  <w:style w:type="character" w:customStyle="1" w:styleId="BodyTextChar">
    <w:name w:val="Body Text Char"/>
    <w:basedOn w:val="DefaultParagraphFont"/>
    <w:link w:val="BodyText"/>
    <w:uiPriority w:val="1"/>
    <w:rsid w:val="003274D1"/>
    <w:rPr>
      <w:rFonts w:ascii="Arial MT" w:eastAsia="Arial MT" w:hAnsi="Arial MT" w:cs="Arial MT"/>
      <w:lang w:val="en-US"/>
    </w:rPr>
  </w:style>
  <w:style w:type="paragraph" w:styleId="Revision">
    <w:name w:val="Revision"/>
    <w:hidden/>
    <w:uiPriority w:val="99"/>
    <w:semiHidden/>
    <w:rsid w:val="00471EEE"/>
    <w:pPr>
      <w:spacing w:after="0" w:line="240" w:lineRule="auto"/>
    </w:pPr>
    <w:rPr>
      <w:rFonts w:ascii="Helvetica" w:hAnsi="Helvetica"/>
      <w:sz w:val="24"/>
      <w:lang w:val="en-US"/>
    </w:rPr>
  </w:style>
  <w:style w:type="character" w:customStyle="1" w:styleId="citation-119">
    <w:name w:val="citation-119"/>
    <w:basedOn w:val="DefaultParagraphFont"/>
    <w:rsid w:val="001864B8"/>
  </w:style>
  <w:style w:type="character" w:customStyle="1" w:styleId="citation-118">
    <w:name w:val="citation-118"/>
    <w:basedOn w:val="DefaultParagraphFont"/>
    <w:rsid w:val="00186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5157">
      <w:bodyDiv w:val="1"/>
      <w:marLeft w:val="0"/>
      <w:marRight w:val="0"/>
      <w:marTop w:val="0"/>
      <w:marBottom w:val="0"/>
      <w:divBdr>
        <w:top w:val="none" w:sz="0" w:space="0" w:color="auto"/>
        <w:left w:val="none" w:sz="0" w:space="0" w:color="auto"/>
        <w:bottom w:val="none" w:sz="0" w:space="0" w:color="auto"/>
        <w:right w:val="none" w:sz="0" w:space="0" w:color="auto"/>
      </w:divBdr>
    </w:div>
    <w:div w:id="14549319">
      <w:bodyDiv w:val="1"/>
      <w:marLeft w:val="0"/>
      <w:marRight w:val="0"/>
      <w:marTop w:val="0"/>
      <w:marBottom w:val="0"/>
      <w:divBdr>
        <w:top w:val="none" w:sz="0" w:space="0" w:color="auto"/>
        <w:left w:val="none" w:sz="0" w:space="0" w:color="auto"/>
        <w:bottom w:val="none" w:sz="0" w:space="0" w:color="auto"/>
        <w:right w:val="none" w:sz="0" w:space="0" w:color="auto"/>
      </w:divBdr>
    </w:div>
    <w:div w:id="33620656">
      <w:bodyDiv w:val="1"/>
      <w:marLeft w:val="0"/>
      <w:marRight w:val="0"/>
      <w:marTop w:val="0"/>
      <w:marBottom w:val="0"/>
      <w:divBdr>
        <w:top w:val="none" w:sz="0" w:space="0" w:color="auto"/>
        <w:left w:val="none" w:sz="0" w:space="0" w:color="auto"/>
        <w:bottom w:val="none" w:sz="0" w:space="0" w:color="auto"/>
        <w:right w:val="none" w:sz="0" w:space="0" w:color="auto"/>
      </w:divBdr>
    </w:div>
    <w:div w:id="60756188">
      <w:bodyDiv w:val="1"/>
      <w:marLeft w:val="0"/>
      <w:marRight w:val="0"/>
      <w:marTop w:val="0"/>
      <w:marBottom w:val="0"/>
      <w:divBdr>
        <w:top w:val="none" w:sz="0" w:space="0" w:color="auto"/>
        <w:left w:val="none" w:sz="0" w:space="0" w:color="auto"/>
        <w:bottom w:val="none" w:sz="0" w:space="0" w:color="auto"/>
        <w:right w:val="none" w:sz="0" w:space="0" w:color="auto"/>
      </w:divBdr>
    </w:div>
    <w:div w:id="61025380">
      <w:bodyDiv w:val="1"/>
      <w:marLeft w:val="0"/>
      <w:marRight w:val="0"/>
      <w:marTop w:val="0"/>
      <w:marBottom w:val="0"/>
      <w:divBdr>
        <w:top w:val="none" w:sz="0" w:space="0" w:color="auto"/>
        <w:left w:val="none" w:sz="0" w:space="0" w:color="auto"/>
        <w:bottom w:val="none" w:sz="0" w:space="0" w:color="auto"/>
        <w:right w:val="none" w:sz="0" w:space="0" w:color="auto"/>
      </w:divBdr>
    </w:div>
    <w:div w:id="61949478">
      <w:bodyDiv w:val="1"/>
      <w:marLeft w:val="0"/>
      <w:marRight w:val="0"/>
      <w:marTop w:val="0"/>
      <w:marBottom w:val="0"/>
      <w:divBdr>
        <w:top w:val="none" w:sz="0" w:space="0" w:color="auto"/>
        <w:left w:val="none" w:sz="0" w:space="0" w:color="auto"/>
        <w:bottom w:val="none" w:sz="0" w:space="0" w:color="auto"/>
        <w:right w:val="none" w:sz="0" w:space="0" w:color="auto"/>
      </w:divBdr>
    </w:div>
    <w:div w:id="71203141">
      <w:bodyDiv w:val="1"/>
      <w:marLeft w:val="0"/>
      <w:marRight w:val="0"/>
      <w:marTop w:val="0"/>
      <w:marBottom w:val="0"/>
      <w:divBdr>
        <w:top w:val="none" w:sz="0" w:space="0" w:color="auto"/>
        <w:left w:val="none" w:sz="0" w:space="0" w:color="auto"/>
        <w:bottom w:val="none" w:sz="0" w:space="0" w:color="auto"/>
        <w:right w:val="none" w:sz="0" w:space="0" w:color="auto"/>
      </w:divBdr>
    </w:div>
    <w:div w:id="79720426">
      <w:bodyDiv w:val="1"/>
      <w:marLeft w:val="0"/>
      <w:marRight w:val="0"/>
      <w:marTop w:val="0"/>
      <w:marBottom w:val="0"/>
      <w:divBdr>
        <w:top w:val="none" w:sz="0" w:space="0" w:color="auto"/>
        <w:left w:val="none" w:sz="0" w:space="0" w:color="auto"/>
        <w:bottom w:val="none" w:sz="0" w:space="0" w:color="auto"/>
        <w:right w:val="none" w:sz="0" w:space="0" w:color="auto"/>
      </w:divBdr>
    </w:div>
    <w:div w:id="86772662">
      <w:bodyDiv w:val="1"/>
      <w:marLeft w:val="0"/>
      <w:marRight w:val="0"/>
      <w:marTop w:val="0"/>
      <w:marBottom w:val="0"/>
      <w:divBdr>
        <w:top w:val="none" w:sz="0" w:space="0" w:color="auto"/>
        <w:left w:val="none" w:sz="0" w:space="0" w:color="auto"/>
        <w:bottom w:val="none" w:sz="0" w:space="0" w:color="auto"/>
        <w:right w:val="none" w:sz="0" w:space="0" w:color="auto"/>
      </w:divBdr>
      <w:divsChild>
        <w:div w:id="2078355703">
          <w:marLeft w:val="0"/>
          <w:marRight w:val="0"/>
          <w:marTop w:val="0"/>
          <w:marBottom w:val="0"/>
          <w:divBdr>
            <w:top w:val="none" w:sz="0" w:space="0" w:color="auto"/>
            <w:left w:val="none" w:sz="0" w:space="0" w:color="auto"/>
            <w:bottom w:val="none" w:sz="0" w:space="0" w:color="auto"/>
            <w:right w:val="none" w:sz="0" w:space="0" w:color="auto"/>
          </w:divBdr>
          <w:divsChild>
            <w:div w:id="1363238982">
              <w:marLeft w:val="0"/>
              <w:marRight w:val="0"/>
              <w:marTop w:val="0"/>
              <w:marBottom w:val="0"/>
              <w:divBdr>
                <w:top w:val="none" w:sz="0" w:space="0" w:color="auto"/>
                <w:left w:val="none" w:sz="0" w:space="0" w:color="auto"/>
                <w:bottom w:val="none" w:sz="0" w:space="0" w:color="auto"/>
                <w:right w:val="none" w:sz="0" w:space="0" w:color="auto"/>
              </w:divBdr>
              <w:divsChild>
                <w:div w:id="767846006">
                  <w:marLeft w:val="0"/>
                  <w:marRight w:val="0"/>
                  <w:marTop w:val="0"/>
                  <w:marBottom w:val="0"/>
                  <w:divBdr>
                    <w:top w:val="none" w:sz="0" w:space="0" w:color="auto"/>
                    <w:left w:val="none" w:sz="0" w:space="0" w:color="auto"/>
                    <w:bottom w:val="none" w:sz="0" w:space="0" w:color="auto"/>
                    <w:right w:val="none" w:sz="0" w:space="0" w:color="auto"/>
                  </w:divBdr>
                  <w:divsChild>
                    <w:div w:id="1435905722">
                      <w:marLeft w:val="0"/>
                      <w:marRight w:val="0"/>
                      <w:marTop w:val="0"/>
                      <w:marBottom w:val="0"/>
                      <w:divBdr>
                        <w:top w:val="none" w:sz="0" w:space="0" w:color="auto"/>
                        <w:left w:val="none" w:sz="0" w:space="0" w:color="auto"/>
                        <w:bottom w:val="none" w:sz="0" w:space="0" w:color="auto"/>
                        <w:right w:val="none" w:sz="0" w:space="0" w:color="auto"/>
                      </w:divBdr>
                      <w:divsChild>
                        <w:div w:id="1302074568">
                          <w:marLeft w:val="0"/>
                          <w:marRight w:val="0"/>
                          <w:marTop w:val="0"/>
                          <w:marBottom w:val="0"/>
                          <w:divBdr>
                            <w:top w:val="none" w:sz="0" w:space="0" w:color="auto"/>
                            <w:left w:val="none" w:sz="0" w:space="0" w:color="auto"/>
                            <w:bottom w:val="none" w:sz="0" w:space="0" w:color="auto"/>
                            <w:right w:val="none" w:sz="0" w:space="0" w:color="auto"/>
                          </w:divBdr>
                          <w:divsChild>
                            <w:div w:id="995375729">
                              <w:marLeft w:val="0"/>
                              <w:marRight w:val="0"/>
                              <w:marTop w:val="0"/>
                              <w:marBottom w:val="0"/>
                              <w:divBdr>
                                <w:top w:val="none" w:sz="0" w:space="0" w:color="auto"/>
                                <w:left w:val="none" w:sz="0" w:space="0" w:color="auto"/>
                                <w:bottom w:val="none" w:sz="0" w:space="0" w:color="auto"/>
                                <w:right w:val="none" w:sz="0" w:space="0" w:color="auto"/>
                              </w:divBdr>
                              <w:divsChild>
                                <w:div w:id="593830840">
                                  <w:marLeft w:val="0"/>
                                  <w:marRight w:val="0"/>
                                  <w:marTop w:val="0"/>
                                  <w:marBottom w:val="0"/>
                                  <w:divBdr>
                                    <w:top w:val="none" w:sz="0" w:space="0" w:color="auto"/>
                                    <w:left w:val="none" w:sz="0" w:space="0" w:color="auto"/>
                                    <w:bottom w:val="none" w:sz="0" w:space="0" w:color="auto"/>
                                    <w:right w:val="none" w:sz="0" w:space="0" w:color="auto"/>
                                  </w:divBdr>
                                  <w:divsChild>
                                    <w:div w:id="1778018929">
                                      <w:marLeft w:val="0"/>
                                      <w:marRight w:val="0"/>
                                      <w:marTop w:val="0"/>
                                      <w:marBottom w:val="0"/>
                                      <w:divBdr>
                                        <w:top w:val="none" w:sz="0" w:space="0" w:color="auto"/>
                                        <w:left w:val="none" w:sz="0" w:space="0" w:color="auto"/>
                                        <w:bottom w:val="none" w:sz="0" w:space="0" w:color="auto"/>
                                        <w:right w:val="none" w:sz="0" w:space="0" w:color="auto"/>
                                      </w:divBdr>
                                      <w:divsChild>
                                        <w:div w:id="1757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767">
                                  <w:marLeft w:val="0"/>
                                  <w:marRight w:val="0"/>
                                  <w:marTop w:val="0"/>
                                  <w:marBottom w:val="0"/>
                                  <w:divBdr>
                                    <w:top w:val="none" w:sz="0" w:space="0" w:color="auto"/>
                                    <w:left w:val="none" w:sz="0" w:space="0" w:color="auto"/>
                                    <w:bottom w:val="none" w:sz="0" w:space="0" w:color="auto"/>
                                    <w:right w:val="none" w:sz="0" w:space="0" w:color="auto"/>
                                  </w:divBdr>
                                  <w:divsChild>
                                    <w:div w:id="1552383546">
                                      <w:marLeft w:val="0"/>
                                      <w:marRight w:val="0"/>
                                      <w:marTop w:val="0"/>
                                      <w:marBottom w:val="0"/>
                                      <w:divBdr>
                                        <w:top w:val="none" w:sz="0" w:space="0" w:color="auto"/>
                                        <w:left w:val="none" w:sz="0" w:space="0" w:color="auto"/>
                                        <w:bottom w:val="none" w:sz="0" w:space="0" w:color="auto"/>
                                        <w:right w:val="none" w:sz="0" w:space="0" w:color="auto"/>
                                      </w:divBdr>
                                      <w:divsChild>
                                        <w:div w:id="105657987">
                                          <w:marLeft w:val="0"/>
                                          <w:marRight w:val="0"/>
                                          <w:marTop w:val="0"/>
                                          <w:marBottom w:val="0"/>
                                          <w:divBdr>
                                            <w:top w:val="none" w:sz="0" w:space="0" w:color="auto"/>
                                            <w:left w:val="none" w:sz="0" w:space="0" w:color="auto"/>
                                            <w:bottom w:val="none" w:sz="0" w:space="0" w:color="auto"/>
                                            <w:right w:val="none" w:sz="0" w:space="0" w:color="auto"/>
                                          </w:divBdr>
                                          <w:divsChild>
                                            <w:div w:id="225922861">
                                              <w:marLeft w:val="0"/>
                                              <w:marRight w:val="0"/>
                                              <w:marTop w:val="0"/>
                                              <w:marBottom w:val="0"/>
                                              <w:divBdr>
                                                <w:top w:val="none" w:sz="0" w:space="0" w:color="auto"/>
                                                <w:left w:val="none" w:sz="0" w:space="0" w:color="auto"/>
                                                <w:bottom w:val="none" w:sz="0" w:space="0" w:color="auto"/>
                                                <w:right w:val="none" w:sz="0" w:space="0" w:color="auto"/>
                                              </w:divBdr>
                                              <w:divsChild>
                                                <w:div w:id="102574273">
                                                  <w:marLeft w:val="0"/>
                                                  <w:marRight w:val="0"/>
                                                  <w:marTop w:val="0"/>
                                                  <w:marBottom w:val="0"/>
                                                  <w:divBdr>
                                                    <w:top w:val="none" w:sz="0" w:space="0" w:color="auto"/>
                                                    <w:left w:val="none" w:sz="0" w:space="0" w:color="auto"/>
                                                    <w:bottom w:val="none" w:sz="0" w:space="0" w:color="auto"/>
                                                    <w:right w:val="none" w:sz="0" w:space="0" w:color="auto"/>
                                                  </w:divBdr>
                                                  <w:divsChild>
                                                    <w:div w:id="1081944634">
                                                      <w:marLeft w:val="0"/>
                                                      <w:marRight w:val="0"/>
                                                      <w:marTop w:val="0"/>
                                                      <w:marBottom w:val="0"/>
                                                      <w:divBdr>
                                                        <w:top w:val="none" w:sz="0" w:space="0" w:color="auto"/>
                                                        <w:left w:val="none" w:sz="0" w:space="0" w:color="auto"/>
                                                        <w:bottom w:val="none" w:sz="0" w:space="0" w:color="auto"/>
                                                        <w:right w:val="none" w:sz="0" w:space="0" w:color="auto"/>
                                                      </w:divBdr>
                                                      <w:divsChild>
                                                        <w:div w:id="1202862456">
                                                          <w:marLeft w:val="0"/>
                                                          <w:marRight w:val="0"/>
                                                          <w:marTop w:val="0"/>
                                                          <w:marBottom w:val="0"/>
                                                          <w:divBdr>
                                                            <w:top w:val="none" w:sz="0" w:space="0" w:color="auto"/>
                                                            <w:left w:val="none" w:sz="0" w:space="0" w:color="auto"/>
                                                            <w:bottom w:val="none" w:sz="0" w:space="0" w:color="auto"/>
                                                            <w:right w:val="none" w:sz="0" w:space="0" w:color="auto"/>
                                                          </w:divBdr>
                                                          <w:divsChild>
                                                            <w:div w:id="1145590196">
                                                              <w:marLeft w:val="0"/>
                                                              <w:marRight w:val="0"/>
                                                              <w:marTop w:val="0"/>
                                                              <w:marBottom w:val="0"/>
                                                              <w:divBdr>
                                                                <w:top w:val="none" w:sz="0" w:space="0" w:color="auto"/>
                                                                <w:left w:val="none" w:sz="0" w:space="0" w:color="auto"/>
                                                                <w:bottom w:val="none" w:sz="0" w:space="0" w:color="auto"/>
                                                                <w:right w:val="none" w:sz="0" w:space="0" w:color="auto"/>
                                                              </w:divBdr>
                                                            </w:div>
                                                            <w:div w:id="8882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446634">
                              <w:marLeft w:val="0"/>
                              <w:marRight w:val="0"/>
                              <w:marTop w:val="0"/>
                              <w:marBottom w:val="0"/>
                              <w:divBdr>
                                <w:top w:val="none" w:sz="0" w:space="0" w:color="auto"/>
                                <w:left w:val="none" w:sz="0" w:space="0" w:color="auto"/>
                                <w:bottom w:val="none" w:sz="0" w:space="0" w:color="auto"/>
                                <w:right w:val="none" w:sz="0" w:space="0" w:color="auto"/>
                              </w:divBdr>
                              <w:divsChild>
                                <w:div w:id="1234699395">
                                  <w:marLeft w:val="0"/>
                                  <w:marRight w:val="0"/>
                                  <w:marTop w:val="0"/>
                                  <w:marBottom w:val="0"/>
                                  <w:divBdr>
                                    <w:top w:val="none" w:sz="0" w:space="0" w:color="auto"/>
                                    <w:left w:val="none" w:sz="0" w:space="0" w:color="auto"/>
                                    <w:bottom w:val="none" w:sz="0" w:space="0" w:color="auto"/>
                                    <w:right w:val="none" w:sz="0" w:space="0" w:color="auto"/>
                                  </w:divBdr>
                                  <w:divsChild>
                                    <w:div w:id="1567840714">
                                      <w:marLeft w:val="0"/>
                                      <w:marRight w:val="0"/>
                                      <w:marTop w:val="0"/>
                                      <w:marBottom w:val="0"/>
                                      <w:divBdr>
                                        <w:top w:val="none" w:sz="0" w:space="0" w:color="auto"/>
                                        <w:left w:val="none" w:sz="0" w:space="0" w:color="auto"/>
                                        <w:bottom w:val="none" w:sz="0" w:space="0" w:color="auto"/>
                                        <w:right w:val="none" w:sz="0" w:space="0" w:color="auto"/>
                                      </w:divBdr>
                                      <w:divsChild>
                                        <w:div w:id="1486775195">
                                          <w:marLeft w:val="0"/>
                                          <w:marRight w:val="0"/>
                                          <w:marTop w:val="0"/>
                                          <w:marBottom w:val="0"/>
                                          <w:divBdr>
                                            <w:top w:val="none" w:sz="0" w:space="0" w:color="auto"/>
                                            <w:left w:val="none" w:sz="0" w:space="0" w:color="auto"/>
                                            <w:bottom w:val="none" w:sz="0" w:space="0" w:color="auto"/>
                                            <w:right w:val="none" w:sz="0" w:space="0" w:color="auto"/>
                                          </w:divBdr>
                                          <w:divsChild>
                                            <w:div w:id="1803112552">
                                              <w:marLeft w:val="0"/>
                                              <w:marRight w:val="0"/>
                                              <w:marTop w:val="0"/>
                                              <w:marBottom w:val="0"/>
                                              <w:divBdr>
                                                <w:top w:val="none" w:sz="0" w:space="0" w:color="auto"/>
                                                <w:left w:val="none" w:sz="0" w:space="0" w:color="auto"/>
                                                <w:bottom w:val="none" w:sz="0" w:space="0" w:color="auto"/>
                                                <w:right w:val="none" w:sz="0" w:space="0" w:color="auto"/>
                                              </w:divBdr>
                                              <w:divsChild>
                                                <w:div w:id="1861507454">
                                                  <w:marLeft w:val="0"/>
                                                  <w:marRight w:val="0"/>
                                                  <w:marTop w:val="0"/>
                                                  <w:marBottom w:val="0"/>
                                                  <w:divBdr>
                                                    <w:top w:val="none" w:sz="0" w:space="0" w:color="auto"/>
                                                    <w:left w:val="none" w:sz="0" w:space="0" w:color="auto"/>
                                                    <w:bottom w:val="none" w:sz="0" w:space="0" w:color="auto"/>
                                                    <w:right w:val="none" w:sz="0" w:space="0" w:color="auto"/>
                                                  </w:divBdr>
                                                  <w:divsChild>
                                                    <w:div w:id="801659426">
                                                      <w:marLeft w:val="0"/>
                                                      <w:marRight w:val="0"/>
                                                      <w:marTop w:val="0"/>
                                                      <w:marBottom w:val="0"/>
                                                      <w:divBdr>
                                                        <w:top w:val="none" w:sz="0" w:space="0" w:color="auto"/>
                                                        <w:left w:val="none" w:sz="0" w:space="0" w:color="auto"/>
                                                        <w:bottom w:val="none" w:sz="0" w:space="0" w:color="auto"/>
                                                        <w:right w:val="none" w:sz="0" w:space="0" w:color="auto"/>
                                                      </w:divBdr>
                                                      <w:divsChild>
                                                        <w:div w:id="1537157007">
                                                          <w:marLeft w:val="0"/>
                                                          <w:marRight w:val="0"/>
                                                          <w:marTop w:val="0"/>
                                                          <w:marBottom w:val="0"/>
                                                          <w:divBdr>
                                                            <w:top w:val="none" w:sz="0" w:space="0" w:color="auto"/>
                                                            <w:left w:val="none" w:sz="0" w:space="0" w:color="auto"/>
                                                            <w:bottom w:val="none" w:sz="0" w:space="0" w:color="auto"/>
                                                            <w:right w:val="none" w:sz="0" w:space="0" w:color="auto"/>
                                                          </w:divBdr>
                                                          <w:divsChild>
                                                            <w:div w:id="1391803466">
                                                              <w:marLeft w:val="0"/>
                                                              <w:marRight w:val="0"/>
                                                              <w:marTop w:val="0"/>
                                                              <w:marBottom w:val="0"/>
                                                              <w:divBdr>
                                                                <w:top w:val="none" w:sz="0" w:space="0" w:color="auto"/>
                                                                <w:left w:val="none" w:sz="0" w:space="0" w:color="auto"/>
                                                                <w:bottom w:val="none" w:sz="0" w:space="0" w:color="auto"/>
                                                                <w:right w:val="none" w:sz="0" w:space="0" w:color="auto"/>
                                                              </w:divBdr>
                                                            </w:div>
                                                            <w:div w:id="7668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07977">
                              <w:marLeft w:val="0"/>
                              <w:marRight w:val="0"/>
                              <w:marTop w:val="0"/>
                              <w:marBottom w:val="0"/>
                              <w:divBdr>
                                <w:top w:val="none" w:sz="0" w:space="0" w:color="auto"/>
                                <w:left w:val="none" w:sz="0" w:space="0" w:color="auto"/>
                                <w:bottom w:val="none" w:sz="0" w:space="0" w:color="auto"/>
                                <w:right w:val="none" w:sz="0" w:space="0" w:color="auto"/>
                              </w:divBdr>
                              <w:divsChild>
                                <w:div w:id="1519193803">
                                  <w:marLeft w:val="0"/>
                                  <w:marRight w:val="0"/>
                                  <w:marTop w:val="0"/>
                                  <w:marBottom w:val="0"/>
                                  <w:divBdr>
                                    <w:top w:val="none" w:sz="0" w:space="0" w:color="auto"/>
                                    <w:left w:val="none" w:sz="0" w:space="0" w:color="auto"/>
                                    <w:bottom w:val="none" w:sz="0" w:space="0" w:color="auto"/>
                                    <w:right w:val="none" w:sz="0" w:space="0" w:color="auto"/>
                                  </w:divBdr>
                                  <w:divsChild>
                                    <w:div w:id="1251811569">
                                      <w:marLeft w:val="0"/>
                                      <w:marRight w:val="0"/>
                                      <w:marTop w:val="0"/>
                                      <w:marBottom w:val="0"/>
                                      <w:divBdr>
                                        <w:top w:val="none" w:sz="0" w:space="0" w:color="auto"/>
                                        <w:left w:val="none" w:sz="0" w:space="0" w:color="auto"/>
                                        <w:bottom w:val="none" w:sz="0" w:space="0" w:color="auto"/>
                                        <w:right w:val="none" w:sz="0" w:space="0" w:color="auto"/>
                                      </w:divBdr>
                                      <w:divsChild>
                                        <w:div w:id="13190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9092">
                                  <w:marLeft w:val="0"/>
                                  <w:marRight w:val="0"/>
                                  <w:marTop w:val="0"/>
                                  <w:marBottom w:val="0"/>
                                  <w:divBdr>
                                    <w:top w:val="none" w:sz="0" w:space="0" w:color="auto"/>
                                    <w:left w:val="none" w:sz="0" w:space="0" w:color="auto"/>
                                    <w:bottom w:val="none" w:sz="0" w:space="0" w:color="auto"/>
                                    <w:right w:val="none" w:sz="0" w:space="0" w:color="auto"/>
                                  </w:divBdr>
                                  <w:divsChild>
                                    <w:div w:id="1978148694">
                                      <w:marLeft w:val="0"/>
                                      <w:marRight w:val="0"/>
                                      <w:marTop w:val="0"/>
                                      <w:marBottom w:val="0"/>
                                      <w:divBdr>
                                        <w:top w:val="none" w:sz="0" w:space="0" w:color="auto"/>
                                        <w:left w:val="none" w:sz="0" w:space="0" w:color="auto"/>
                                        <w:bottom w:val="none" w:sz="0" w:space="0" w:color="auto"/>
                                        <w:right w:val="none" w:sz="0" w:space="0" w:color="auto"/>
                                      </w:divBdr>
                                      <w:divsChild>
                                        <w:div w:id="525556855">
                                          <w:marLeft w:val="0"/>
                                          <w:marRight w:val="0"/>
                                          <w:marTop w:val="0"/>
                                          <w:marBottom w:val="0"/>
                                          <w:divBdr>
                                            <w:top w:val="none" w:sz="0" w:space="0" w:color="auto"/>
                                            <w:left w:val="none" w:sz="0" w:space="0" w:color="auto"/>
                                            <w:bottom w:val="none" w:sz="0" w:space="0" w:color="auto"/>
                                            <w:right w:val="none" w:sz="0" w:space="0" w:color="auto"/>
                                          </w:divBdr>
                                          <w:divsChild>
                                            <w:div w:id="210583193">
                                              <w:marLeft w:val="0"/>
                                              <w:marRight w:val="0"/>
                                              <w:marTop w:val="0"/>
                                              <w:marBottom w:val="0"/>
                                              <w:divBdr>
                                                <w:top w:val="none" w:sz="0" w:space="0" w:color="auto"/>
                                                <w:left w:val="none" w:sz="0" w:space="0" w:color="auto"/>
                                                <w:bottom w:val="none" w:sz="0" w:space="0" w:color="auto"/>
                                                <w:right w:val="none" w:sz="0" w:space="0" w:color="auto"/>
                                              </w:divBdr>
                                              <w:divsChild>
                                                <w:div w:id="1528829937">
                                                  <w:marLeft w:val="0"/>
                                                  <w:marRight w:val="0"/>
                                                  <w:marTop w:val="0"/>
                                                  <w:marBottom w:val="0"/>
                                                  <w:divBdr>
                                                    <w:top w:val="none" w:sz="0" w:space="0" w:color="auto"/>
                                                    <w:left w:val="none" w:sz="0" w:space="0" w:color="auto"/>
                                                    <w:bottom w:val="none" w:sz="0" w:space="0" w:color="auto"/>
                                                    <w:right w:val="none" w:sz="0" w:space="0" w:color="auto"/>
                                                  </w:divBdr>
                                                  <w:divsChild>
                                                    <w:div w:id="1148941853">
                                                      <w:marLeft w:val="0"/>
                                                      <w:marRight w:val="0"/>
                                                      <w:marTop w:val="0"/>
                                                      <w:marBottom w:val="0"/>
                                                      <w:divBdr>
                                                        <w:top w:val="none" w:sz="0" w:space="0" w:color="auto"/>
                                                        <w:left w:val="none" w:sz="0" w:space="0" w:color="auto"/>
                                                        <w:bottom w:val="none" w:sz="0" w:space="0" w:color="auto"/>
                                                        <w:right w:val="none" w:sz="0" w:space="0" w:color="auto"/>
                                                      </w:divBdr>
                                                      <w:divsChild>
                                                        <w:div w:id="13602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186574">
                              <w:marLeft w:val="0"/>
                              <w:marRight w:val="0"/>
                              <w:marTop w:val="0"/>
                              <w:marBottom w:val="0"/>
                              <w:divBdr>
                                <w:top w:val="none" w:sz="0" w:space="0" w:color="auto"/>
                                <w:left w:val="none" w:sz="0" w:space="0" w:color="auto"/>
                                <w:bottom w:val="none" w:sz="0" w:space="0" w:color="auto"/>
                                <w:right w:val="none" w:sz="0" w:space="0" w:color="auto"/>
                              </w:divBdr>
                              <w:divsChild>
                                <w:div w:id="1360275158">
                                  <w:marLeft w:val="0"/>
                                  <w:marRight w:val="0"/>
                                  <w:marTop w:val="0"/>
                                  <w:marBottom w:val="0"/>
                                  <w:divBdr>
                                    <w:top w:val="none" w:sz="0" w:space="0" w:color="auto"/>
                                    <w:left w:val="none" w:sz="0" w:space="0" w:color="auto"/>
                                    <w:bottom w:val="none" w:sz="0" w:space="0" w:color="auto"/>
                                    <w:right w:val="none" w:sz="0" w:space="0" w:color="auto"/>
                                  </w:divBdr>
                                  <w:divsChild>
                                    <w:div w:id="923731777">
                                      <w:marLeft w:val="0"/>
                                      <w:marRight w:val="0"/>
                                      <w:marTop w:val="0"/>
                                      <w:marBottom w:val="0"/>
                                      <w:divBdr>
                                        <w:top w:val="none" w:sz="0" w:space="0" w:color="auto"/>
                                        <w:left w:val="none" w:sz="0" w:space="0" w:color="auto"/>
                                        <w:bottom w:val="none" w:sz="0" w:space="0" w:color="auto"/>
                                        <w:right w:val="none" w:sz="0" w:space="0" w:color="auto"/>
                                      </w:divBdr>
                                      <w:divsChild>
                                        <w:div w:id="19678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9363">
                                  <w:marLeft w:val="0"/>
                                  <w:marRight w:val="0"/>
                                  <w:marTop w:val="0"/>
                                  <w:marBottom w:val="0"/>
                                  <w:divBdr>
                                    <w:top w:val="none" w:sz="0" w:space="0" w:color="auto"/>
                                    <w:left w:val="none" w:sz="0" w:space="0" w:color="auto"/>
                                    <w:bottom w:val="none" w:sz="0" w:space="0" w:color="auto"/>
                                    <w:right w:val="none" w:sz="0" w:space="0" w:color="auto"/>
                                  </w:divBdr>
                                  <w:divsChild>
                                    <w:div w:id="514929703">
                                      <w:marLeft w:val="0"/>
                                      <w:marRight w:val="0"/>
                                      <w:marTop w:val="0"/>
                                      <w:marBottom w:val="0"/>
                                      <w:divBdr>
                                        <w:top w:val="none" w:sz="0" w:space="0" w:color="auto"/>
                                        <w:left w:val="none" w:sz="0" w:space="0" w:color="auto"/>
                                        <w:bottom w:val="none" w:sz="0" w:space="0" w:color="auto"/>
                                        <w:right w:val="none" w:sz="0" w:space="0" w:color="auto"/>
                                      </w:divBdr>
                                      <w:divsChild>
                                        <w:div w:id="538709861">
                                          <w:marLeft w:val="0"/>
                                          <w:marRight w:val="0"/>
                                          <w:marTop w:val="0"/>
                                          <w:marBottom w:val="0"/>
                                          <w:divBdr>
                                            <w:top w:val="none" w:sz="0" w:space="0" w:color="auto"/>
                                            <w:left w:val="none" w:sz="0" w:space="0" w:color="auto"/>
                                            <w:bottom w:val="none" w:sz="0" w:space="0" w:color="auto"/>
                                            <w:right w:val="none" w:sz="0" w:space="0" w:color="auto"/>
                                          </w:divBdr>
                                          <w:divsChild>
                                            <w:div w:id="605818141">
                                              <w:marLeft w:val="0"/>
                                              <w:marRight w:val="0"/>
                                              <w:marTop w:val="0"/>
                                              <w:marBottom w:val="0"/>
                                              <w:divBdr>
                                                <w:top w:val="none" w:sz="0" w:space="0" w:color="auto"/>
                                                <w:left w:val="none" w:sz="0" w:space="0" w:color="auto"/>
                                                <w:bottom w:val="none" w:sz="0" w:space="0" w:color="auto"/>
                                                <w:right w:val="none" w:sz="0" w:space="0" w:color="auto"/>
                                              </w:divBdr>
                                              <w:divsChild>
                                                <w:div w:id="1958900885">
                                                  <w:marLeft w:val="0"/>
                                                  <w:marRight w:val="0"/>
                                                  <w:marTop w:val="0"/>
                                                  <w:marBottom w:val="0"/>
                                                  <w:divBdr>
                                                    <w:top w:val="none" w:sz="0" w:space="0" w:color="auto"/>
                                                    <w:left w:val="none" w:sz="0" w:space="0" w:color="auto"/>
                                                    <w:bottom w:val="none" w:sz="0" w:space="0" w:color="auto"/>
                                                    <w:right w:val="none" w:sz="0" w:space="0" w:color="auto"/>
                                                  </w:divBdr>
                                                  <w:divsChild>
                                                    <w:div w:id="2132937982">
                                                      <w:marLeft w:val="0"/>
                                                      <w:marRight w:val="0"/>
                                                      <w:marTop w:val="0"/>
                                                      <w:marBottom w:val="0"/>
                                                      <w:divBdr>
                                                        <w:top w:val="none" w:sz="0" w:space="0" w:color="auto"/>
                                                        <w:left w:val="none" w:sz="0" w:space="0" w:color="auto"/>
                                                        <w:bottom w:val="none" w:sz="0" w:space="0" w:color="auto"/>
                                                        <w:right w:val="none" w:sz="0" w:space="0" w:color="auto"/>
                                                      </w:divBdr>
                                                      <w:divsChild>
                                                        <w:div w:id="10117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966042">
                              <w:marLeft w:val="0"/>
                              <w:marRight w:val="0"/>
                              <w:marTop w:val="0"/>
                              <w:marBottom w:val="0"/>
                              <w:divBdr>
                                <w:top w:val="none" w:sz="0" w:space="0" w:color="auto"/>
                                <w:left w:val="none" w:sz="0" w:space="0" w:color="auto"/>
                                <w:bottom w:val="none" w:sz="0" w:space="0" w:color="auto"/>
                                <w:right w:val="none" w:sz="0" w:space="0" w:color="auto"/>
                              </w:divBdr>
                              <w:divsChild>
                                <w:div w:id="522594753">
                                  <w:marLeft w:val="0"/>
                                  <w:marRight w:val="0"/>
                                  <w:marTop w:val="0"/>
                                  <w:marBottom w:val="0"/>
                                  <w:divBdr>
                                    <w:top w:val="none" w:sz="0" w:space="0" w:color="auto"/>
                                    <w:left w:val="none" w:sz="0" w:space="0" w:color="auto"/>
                                    <w:bottom w:val="none" w:sz="0" w:space="0" w:color="auto"/>
                                    <w:right w:val="none" w:sz="0" w:space="0" w:color="auto"/>
                                  </w:divBdr>
                                  <w:divsChild>
                                    <w:div w:id="647171230">
                                      <w:marLeft w:val="0"/>
                                      <w:marRight w:val="0"/>
                                      <w:marTop w:val="0"/>
                                      <w:marBottom w:val="0"/>
                                      <w:divBdr>
                                        <w:top w:val="none" w:sz="0" w:space="0" w:color="auto"/>
                                        <w:left w:val="none" w:sz="0" w:space="0" w:color="auto"/>
                                        <w:bottom w:val="none" w:sz="0" w:space="0" w:color="auto"/>
                                        <w:right w:val="none" w:sz="0" w:space="0" w:color="auto"/>
                                      </w:divBdr>
                                      <w:divsChild>
                                        <w:div w:id="12448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331">
                                  <w:marLeft w:val="0"/>
                                  <w:marRight w:val="0"/>
                                  <w:marTop w:val="0"/>
                                  <w:marBottom w:val="0"/>
                                  <w:divBdr>
                                    <w:top w:val="none" w:sz="0" w:space="0" w:color="auto"/>
                                    <w:left w:val="none" w:sz="0" w:space="0" w:color="auto"/>
                                    <w:bottom w:val="none" w:sz="0" w:space="0" w:color="auto"/>
                                    <w:right w:val="none" w:sz="0" w:space="0" w:color="auto"/>
                                  </w:divBdr>
                                  <w:divsChild>
                                    <w:div w:id="1581213900">
                                      <w:marLeft w:val="0"/>
                                      <w:marRight w:val="0"/>
                                      <w:marTop w:val="0"/>
                                      <w:marBottom w:val="0"/>
                                      <w:divBdr>
                                        <w:top w:val="none" w:sz="0" w:space="0" w:color="auto"/>
                                        <w:left w:val="none" w:sz="0" w:space="0" w:color="auto"/>
                                        <w:bottom w:val="none" w:sz="0" w:space="0" w:color="auto"/>
                                        <w:right w:val="none" w:sz="0" w:space="0" w:color="auto"/>
                                      </w:divBdr>
                                      <w:divsChild>
                                        <w:div w:id="1128009952">
                                          <w:marLeft w:val="0"/>
                                          <w:marRight w:val="0"/>
                                          <w:marTop w:val="0"/>
                                          <w:marBottom w:val="0"/>
                                          <w:divBdr>
                                            <w:top w:val="none" w:sz="0" w:space="0" w:color="auto"/>
                                            <w:left w:val="none" w:sz="0" w:space="0" w:color="auto"/>
                                            <w:bottom w:val="none" w:sz="0" w:space="0" w:color="auto"/>
                                            <w:right w:val="none" w:sz="0" w:space="0" w:color="auto"/>
                                          </w:divBdr>
                                          <w:divsChild>
                                            <w:div w:id="1456369590">
                                              <w:marLeft w:val="0"/>
                                              <w:marRight w:val="0"/>
                                              <w:marTop w:val="0"/>
                                              <w:marBottom w:val="0"/>
                                              <w:divBdr>
                                                <w:top w:val="none" w:sz="0" w:space="0" w:color="auto"/>
                                                <w:left w:val="none" w:sz="0" w:space="0" w:color="auto"/>
                                                <w:bottom w:val="none" w:sz="0" w:space="0" w:color="auto"/>
                                                <w:right w:val="none" w:sz="0" w:space="0" w:color="auto"/>
                                              </w:divBdr>
                                              <w:divsChild>
                                                <w:div w:id="1796752087">
                                                  <w:marLeft w:val="0"/>
                                                  <w:marRight w:val="0"/>
                                                  <w:marTop w:val="0"/>
                                                  <w:marBottom w:val="0"/>
                                                  <w:divBdr>
                                                    <w:top w:val="none" w:sz="0" w:space="0" w:color="auto"/>
                                                    <w:left w:val="none" w:sz="0" w:space="0" w:color="auto"/>
                                                    <w:bottom w:val="none" w:sz="0" w:space="0" w:color="auto"/>
                                                    <w:right w:val="none" w:sz="0" w:space="0" w:color="auto"/>
                                                  </w:divBdr>
                                                  <w:divsChild>
                                                    <w:div w:id="730470871">
                                                      <w:marLeft w:val="0"/>
                                                      <w:marRight w:val="0"/>
                                                      <w:marTop w:val="0"/>
                                                      <w:marBottom w:val="0"/>
                                                      <w:divBdr>
                                                        <w:top w:val="none" w:sz="0" w:space="0" w:color="auto"/>
                                                        <w:left w:val="none" w:sz="0" w:space="0" w:color="auto"/>
                                                        <w:bottom w:val="none" w:sz="0" w:space="0" w:color="auto"/>
                                                        <w:right w:val="none" w:sz="0" w:space="0" w:color="auto"/>
                                                      </w:divBdr>
                                                      <w:divsChild>
                                                        <w:div w:id="11427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473863">
                              <w:marLeft w:val="0"/>
                              <w:marRight w:val="0"/>
                              <w:marTop w:val="0"/>
                              <w:marBottom w:val="0"/>
                              <w:divBdr>
                                <w:top w:val="none" w:sz="0" w:space="0" w:color="auto"/>
                                <w:left w:val="none" w:sz="0" w:space="0" w:color="auto"/>
                                <w:bottom w:val="none" w:sz="0" w:space="0" w:color="auto"/>
                                <w:right w:val="none" w:sz="0" w:space="0" w:color="auto"/>
                              </w:divBdr>
                              <w:divsChild>
                                <w:div w:id="1064186145">
                                  <w:marLeft w:val="0"/>
                                  <w:marRight w:val="0"/>
                                  <w:marTop w:val="0"/>
                                  <w:marBottom w:val="0"/>
                                  <w:divBdr>
                                    <w:top w:val="none" w:sz="0" w:space="0" w:color="auto"/>
                                    <w:left w:val="none" w:sz="0" w:space="0" w:color="auto"/>
                                    <w:bottom w:val="none" w:sz="0" w:space="0" w:color="auto"/>
                                    <w:right w:val="none" w:sz="0" w:space="0" w:color="auto"/>
                                  </w:divBdr>
                                  <w:divsChild>
                                    <w:div w:id="17896648">
                                      <w:marLeft w:val="0"/>
                                      <w:marRight w:val="0"/>
                                      <w:marTop w:val="0"/>
                                      <w:marBottom w:val="0"/>
                                      <w:divBdr>
                                        <w:top w:val="none" w:sz="0" w:space="0" w:color="auto"/>
                                        <w:left w:val="none" w:sz="0" w:space="0" w:color="auto"/>
                                        <w:bottom w:val="none" w:sz="0" w:space="0" w:color="auto"/>
                                        <w:right w:val="none" w:sz="0" w:space="0" w:color="auto"/>
                                      </w:divBdr>
                                      <w:divsChild>
                                        <w:div w:id="13035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610">
                                  <w:marLeft w:val="0"/>
                                  <w:marRight w:val="0"/>
                                  <w:marTop w:val="0"/>
                                  <w:marBottom w:val="0"/>
                                  <w:divBdr>
                                    <w:top w:val="none" w:sz="0" w:space="0" w:color="auto"/>
                                    <w:left w:val="none" w:sz="0" w:space="0" w:color="auto"/>
                                    <w:bottom w:val="none" w:sz="0" w:space="0" w:color="auto"/>
                                    <w:right w:val="none" w:sz="0" w:space="0" w:color="auto"/>
                                  </w:divBdr>
                                  <w:divsChild>
                                    <w:div w:id="1998727230">
                                      <w:marLeft w:val="0"/>
                                      <w:marRight w:val="0"/>
                                      <w:marTop w:val="0"/>
                                      <w:marBottom w:val="0"/>
                                      <w:divBdr>
                                        <w:top w:val="none" w:sz="0" w:space="0" w:color="auto"/>
                                        <w:left w:val="none" w:sz="0" w:space="0" w:color="auto"/>
                                        <w:bottom w:val="none" w:sz="0" w:space="0" w:color="auto"/>
                                        <w:right w:val="none" w:sz="0" w:space="0" w:color="auto"/>
                                      </w:divBdr>
                                      <w:divsChild>
                                        <w:div w:id="1410076876">
                                          <w:marLeft w:val="0"/>
                                          <w:marRight w:val="0"/>
                                          <w:marTop w:val="0"/>
                                          <w:marBottom w:val="0"/>
                                          <w:divBdr>
                                            <w:top w:val="none" w:sz="0" w:space="0" w:color="auto"/>
                                            <w:left w:val="none" w:sz="0" w:space="0" w:color="auto"/>
                                            <w:bottom w:val="none" w:sz="0" w:space="0" w:color="auto"/>
                                            <w:right w:val="none" w:sz="0" w:space="0" w:color="auto"/>
                                          </w:divBdr>
                                          <w:divsChild>
                                            <w:div w:id="1716343536">
                                              <w:marLeft w:val="0"/>
                                              <w:marRight w:val="0"/>
                                              <w:marTop w:val="0"/>
                                              <w:marBottom w:val="0"/>
                                              <w:divBdr>
                                                <w:top w:val="none" w:sz="0" w:space="0" w:color="auto"/>
                                                <w:left w:val="none" w:sz="0" w:space="0" w:color="auto"/>
                                                <w:bottom w:val="none" w:sz="0" w:space="0" w:color="auto"/>
                                                <w:right w:val="none" w:sz="0" w:space="0" w:color="auto"/>
                                              </w:divBdr>
                                              <w:divsChild>
                                                <w:div w:id="1237864459">
                                                  <w:marLeft w:val="0"/>
                                                  <w:marRight w:val="0"/>
                                                  <w:marTop w:val="0"/>
                                                  <w:marBottom w:val="0"/>
                                                  <w:divBdr>
                                                    <w:top w:val="none" w:sz="0" w:space="0" w:color="auto"/>
                                                    <w:left w:val="none" w:sz="0" w:space="0" w:color="auto"/>
                                                    <w:bottom w:val="none" w:sz="0" w:space="0" w:color="auto"/>
                                                    <w:right w:val="none" w:sz="0" w:space="0" w:color="auto"/>
                                                  </w:divBdr>
                                                  <w:divsChild>
                                                    <w:div w:id="834884496">
                                                      <w:marLeft w:val="0"/>
                                                      <w:marRight w:val="0"/>
                                                      <w:marTop w:val="0"/>
                                                      <w:marBottom w:val="0"/>
                                                      <w:divBdr>
                                                        <w:top w:val="none" w:sz="0" w:space="0" w:color="auto"/>
                                                        <w:left w:val="none" w:sz="0" w:space="0" w:color="auto"/>
                                                        <w:bottom w:val="none" w:sz="0" w:space="0" w:color="auto"/>
                                                        <w:right w:val="none" w:sz="0" w:space="0" w:color="auto"/>
                                                      </w:divBdr>
                                                      <w:divsChild>
                                                        <w:div w:id="20531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177253">
                              <w:marLeft w:val="0"/>
                              <w:marRight w:val="0"/>
                              <w:marTop w:val="0"/>
                              <w:marBottom w:val="0"/>
                              <w:divBdr>
                                <w:top w:val="none" w:sz="0" w:space="0" w:color="auto"/>
                                <w:left w:val="none" w:sz="0" w:space="0" w:color="auto"/>
                                <w:bottom w:val="none" w:sz="0" w:space="0" w:color="auto"/>
                                <w:right w:val="none" w:sz="0" w:space="0" w:color="auto"/>
                              </w:divBdr>
                              <w:divsChild>
                                <w:div w:id="1327394741">
                                  <w:marLeft w:val="0"/>
                                  <w:marRight w:val="0"/>
                                  <w:marTop w:val="0"/>
                                  <w:marBottom w:val="0"/>
                                  <w:divBdr>
                                    <w:top w:val="none" w:sz="0" w:space="0" w:color="auto"/>
                                    <w:left w:val="none" w:sz="0" w:space="0" w:color="auto"/>
                                    <w:bottom w:val="none" w:sz="0" w:space="0" w:color="auto"/>
                                    <w:right w:val="none" w:sz="0" w:space="0" w:color="auto"/>
                                  </w:divBdr>
                                  <w:divsChild>
                                    <w:div w:id="599799313">
                                      <w:marLeft w:val="0"/>
                                      <w:marRight w:val="0"/>
                                      <w:marTop w:val="0"/>
                                      <w:marBottom w:val="0"/>
                                      <w:divBdr>
                                        <w:top w:val="none" w:sz="0" w:space="0" w:color="auto"/>
                                        <w:left w:val="none" w:sz="0" w:space="0" w:color="auto"/>
                                        <w:bottom w:val="none" w:sz="0" w:space="0" w:color="auto"/>
                                        <w:right w:val="none" w:sz="0" w:space="0" w:color="auto"/>
                                      </w:divBdr>
                                      <w:divsChild>
                                        <w:div w:id="1033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3484">
                                  <w:marLeft w:val="0"/>
                                  <w:marRight w:val="0"/>
                                  <w:marTop w:val="0"/>
                                  <w:marBottom w:val="0"/>
                                  <w:divBdr>
                                    <w:top w:val="none" w:sz="0" w:space="0" w:color="auto"/>
                                    <w:left w:val="none" w:sz="0" w:space="0" w:color="auto"/>
                                    <w:bottom w:val="none" w:sz="0" w:space="0" w:color="auto"/>
                                    <w:right w:val="none" w:sz="0" w:space="0" w:color="auto"/>
                                  </w:divBdr>
                                  <w:divsChild>
                                    <w:div w:id="1743605019">
                                      <w:marLeft w:val="0"/>
                                      <w:marRight w:val="0"/>
                                      <w:marTop w:val="0"/>
                                      <w:marBottom w:val="0"/>
                                      <w:divBdr>
                                        <w:top w:val="none" w:sz="0" w:space="0" w:color="auto"/>
                                        <w:left w:val="none" w:sz="0" w:space="0" w:color="auto"/>
                                        <w:bottom w:val="none" w:sz="0" w:space="0" w:color="auto"/>
                                        <w:right w:val="none" w:sz="0" w:space="0" w:color="auto"/>
                                      </w:divBdr>
                                      <w:divsChild>
                                        <w:div w:id="572467299">
                                          <w:marLeft w:val="0"/>
                                          <w:marRight w:val="0"/>
                                          <w:marTop w:val="0"/>
                                          <w:marBottom w:val="0"/>
                                          <w:divBdr>
                                            <w:top w:val="none" w:sz="0" w:space="0" w:color="auto"/>
                                            <w:left w:val="none" w:sz="0" w:space="0" w:color="auto"/>
                                            <w:bottom w:val="none" w:sz="0" w:space="0" w:color="auto"/>
                                            <w:right w:val="none" w:sz="0" w:space="0" w:color="auto"/>
                                          </w:divBdr>
                                          <w:divsChild>
                                            <w:div w:id="821696911">
                                              <w:marLeft w:val="0"/>
                                              <w:marRight w:val="0"/>
                                              <w:marTop w:val="0"/>
                                              <w:marBottom w:val="0"/>
                                              <w:divBdr>
                                                <w:top w:val="none" w:sz="0" w:space="0" w:color="auto"/>
                                                <w:left w:val="none" w:sz="0" w:space="0" w:color="auto"/>
                                                <w:bottom w:val="none" w:sz="0" w:space="0" w:color="auto"/>
                                                <w:right w:val="none" w:sz="0" w:space="0" w:color="auto"/>
                                              </w:divBdr>
                                              <w:divsChild>
                                                <w:div w:id="1538275740">
                                                  <w:marLeft w:val="0"/>
                                                  <w:marRight w:val="0"/>
                                                  <w:marTop w:val="0"/>
                                                  <w:marBottom w:val="0"/>
                                                  <w:divBdr>
                                                    <w:top w:val="none" w:sz="0" w:space="0" w:color="auto"/>
                                                    <w:left w:val="none" w:sz="0" w:space="0" w:color="auto"/>
                                                    <w:bottom w:val="none" w:sz="0" w:space="0" w:color="auto"/>
                                                    <w:right w:val="none" w:sz="0" w:space="0" w:color="auto"/>
                                                  </w:divBdr>
                                                  <w:divsChild>
                                                    <w:div w:id="880943329">
                                                      <w:marLeft w:val="0"/>
                                                      <w:marRight w:val="0"/>
                                                      <w:marTop w:val="0"/>
                                                      <w:marBottom w:val="0"/>
                                                      <w:divBdr>
                                                        <w:top w:val="none" w:sz="0" w:space="0" w:color="auto"/>
                                                        <w:left w:val="none" w:sz="0" w:space="0" w:color="auto"/>
                                                        <w:bottom w:val="none" w:sz="0" w:space="0" w:color="auto"/>
                                                        <w:right w:val="none" w:sz="0" w:space="0" w:color="auto"/>
                                                      </w:divBdr>
                                                      <w:divsChild>
                                                        <w:div w:id="10269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961461">
                              <w:marLeft w:val="0"/>
                              <w:marRight w:val="0"/>
                              <w:marTop w:val="0"/>
                              <w:marBottom w:val="0"/>
                              <w:divBdr>
                                <w:top w:val="none" w:sz="0" w:space="0" w:color="auto"/>
                                <w:left w:val="none" w:sz="0" w:space="0" w:color="auto"/>
                                <w:bottom w:val="none" w:sz="0" w:space="0" w:color="auto"/>
                                <w:right w:val="none" w:sz="0" w:space="0" w:color="auto"/>
                              </w:divBdr>
                              <w:divsChild>
                                <w:div w:id="403575056">
                                  <w:marLeft w:val="0"/>
                                  <w:marRight w:val="0"/>
                                  <w:marTop w:val="0"/>
                                  <w:marBottom w:val="0"/>
                                  <w:divBdr>
                                    <w:top w:val="none" w:sz="0" w:space="0" w:color="auto"/>
                                    <w:left w:val="none" w:sz="0" w:space="0" w:color="auto"/>
                                    <w:bottom w:val="none" w:sz="0" w:space="0" w:color="auto"/>
                                    <w:right w:val="none" w:sz="0" w:space="0" w:color="auto"/>
                                  </w:divBdr>
                                  <w:divsChild>
                                    <w:div w:id="903952388">
                                      <w:marLeft w:val="0"/>
                                      <w:marRight w:val="0"/>
                                      <w:marTop w:val="0"/>
                                      <w:marBottom w:val="0"/>
                                      <w:divBdr>
                                        <w:top w:val="none" w:sz="0" w:space="0" w:color="auto"/>
                                        <w:left w:val="none" w:sz="0" w:space="0" w:color="auto"/>
                                        <w:bottom w:val="none" w:sz="0" w:space="0" w:color="auto"/>
                                        <w:right w:val="none" w:sz="0" w:space="0" w:color="auto"/>
                                      </w:divBdr>
                                      <w:divsChild>
                                        <w:div w:id="9919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1454">
                                  <w:marLeft w:val="0"/>
                                  <w:marRight w:val="0"/>
                                  <w:marTop w:val="0"/>
                                  <w:marBottom w:val="0"/>
                                  <w:divBdr>
                                    <w:top w:val="none" w:sz="0" w:space="0" w:color="auto"/>
                                    <w:left w:val="none" w:sz="0" w:space="0" w:color="auto"/>
                                    <w:bottom w:val="none" w:sz="0" w:space="0" w:color="auto"/>
                                    <w:right w:val="none" w:sz="0" w:space="0" w:color="auto"/>
                                  </w:divBdr>
                                  <w:divsChild>
                                    <w:div w:id="1003239143">
                                      <w:marLeft w:val="0"/>
                                      <w:marRight w:val="0"/>
                                      <w:marTop w:val="0"/>
                                      <w:marBottom w:val="0"/>
                                      <w:divBdr>
                                        <w:top w:val="none" w:sz="0" w:space="0" w:color="auto"/>
                                        <w:left w:val="none" w:sz="0" w:space="0" w:color="auto"/>
                                        <w:bottom w:val="none" w:sz="0" w:space="0" w:color="auto"/>
                                        <w:right w:val="none" w:sz="0" w:space="0" w:color="auto"/>
                                      </w:divBdr>
                                      <w:divsChild>
                                        <w:div w:id="763304786">
                                          <w:marLeft w:val="0"/>
                                          <w:marRight w:val="0"/>
                                          <w:marTop w:val="0"/>
                                          <w:marBottom w:val="0"/>
                                          <w:divBdr>
                                            <w:top w:val="none" w:sz="0" w:space="0" w:color="auto"/>
                                            <w:left w:val="none" w:sz="0" w:space="0" w:color="auto"/>
                                            <w:bottom w:val="none" w:sz="0" w:space="0" w:color="auto"/>
                                            <w:right w:val="none" w:sz="0" w:space="0" w:color="auto"/>
                                          </w:divBdr>
                                          <w:divsChild>
                                            <w:div w:id="1207839845">
                                              <w:marLeft w:val="0"/>
                                              <w:marRight w:val="0"/>
                                              <w:marTop w:val="0"/>
                                              <w:marBottom w:val="0"/>
                                              <w:divBdr>
                                                <w:top w:val="none" w:sz="0" w:space="0" w:color="auto"/>
                                                <w:left w:val="none" w:sz="0" w:space="0" w:color="auto"/>
                                                <w:bottom w:val="none" w:sz="0" w:space="0" w:color="auto"/>
                                                <w:right w:val="none" w:sz="0" w:space="0" w:color="auto"/>
                                              </w:divBdr>
                                              <w:divsChild>
                                                <w:div w:id="1998341447">
                                                  <w:marLeft w:val="0"/>
                                                  <w:marRight w:val="0"/>
                                                  <w:marTop w:val="0"/>
                                                  <w:marBottom w:val="0"/>
                                                  <w:divBdr>
                                                    <w:top w:val="none" w:sz="0" w:space="0" w:color="auto"/>
                                                    <w:left w:val="none" w:sz="0" w:space="0" w:color="auto"/>
                                                    <w:bottom w:val="none" w:sz="0" w:space="0" w:color="auto"/>
                                                    <w:right w:val="none" w:sz="0" w:space="0" w:color="auto"/>
                                                  </w:divBdr>
                                                  <w:divsChild>
                                                    <w:div w:id="754397207">
                                                      <w:marLeft w:val="0"/>
                                                      <w:marRight w:val="0"/>
                                                      <w:marTop w:val="0"/>
                                                      <w:marBottom w:val="0"/>
                                                      <w:divBdr>
                                                        <w:top w:val="none" w:sz="0" w:space="0" w:color="auto"/>
                                                        <w:left w:val="none" w:sz="0" w:space="0" w:color="auto"/>
                                                        <w:bottom w:val="none" w:sz="0" w:space="0" w:color="auto"/>
                                                        <w:right w:val="none" w:sz="0" w:space="0" w:color="auto"/>
                                                      </w:divBdr>
                                                      <w:divsChild>
                                                        <w:div w:id="4852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789550">
                              <w:marLeft w:val="0"/>
                              <w:marRight w:val="0"/>
                              <w:marTop w:val="0"/>
                              <w:marBottom w:val="0"/>
                              <w:divBdr>
                                <w:top w:val="none" w:sz="0" w:space="0" w:color="auto"/>
                                <w:left w:val="none" w:sz="0" w:space="0" w:color="auto"/>
                                <w:bottom w:val="none" w:sz="0" w:space="0" w:color="auto"/>
                                <w:right w:val="none" w:sz="0" w:space="0" w:color="auto"/>
                              </w:divBdr>
                              <w:divsChild>
                                <w:div w:id="82146017">
                                  <w:marLeft w:val="0"/>
                                  <w:marRight w:val="0"/>
                                  <w:marTop w:val="0"/>
                                  <w:marBottom w:val="0"/>
                                  <w:divBdr>
                                    <w:top w:val="none" w:sz="0" w:space="0" w:color="auto"/>
                                    <w:left w:val="none" w:sz="0" w:space="0" w:color="auto"/>
                                    <w:bottom w:val="none" w:sz="0" w:space="0" w:color="auto"/>
                                    <w:right w:val="none" w:sz="0" w:space="0" w:color="auto"/>
                                  </w:divBdr>
                                  <w:divsChild>
                                    <w:div w:id="1759712131">
                                      <w:marLeft w:val="0"/>
                                      <w:marRight w:val="0"/>
                                      <w:marTop w:val="0"/>
                                      <w:marBottom w:val="0"/>
                                      <w:divBdr>
                                        <w:top w:val="none" w:sz="0" w:space="0" w:color="auto"/>
                                        <w:left w:val="none" w:sz="0" w:space="0" w:color="auto"/>
                                        <w:bottom w:val="none" w:sz="0" w:space="0" w:color="auto"/>
                                        <w:right w:val="none" w:sz="0" w:space="0" w:color="auto"/>
                                      </w:divBdr>
                                      <w:divsChild>
                                        <w:div w:id="16719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70108">
                                  <w:marLeft w:val="0"/>
                                  <w:marRight w:val="0"/>
                                  <w:marTop w:val="0"/>
                                  <w:marBottom w:val="0"/>
                                  <w:divBdr>
                                    <w:top w:val="none" w:sz="0" w:space="0" w:color="auto"/>
                                    <w:left w:val="none" w:sz="0" w:space="0" w:color="auto"/>
                                    <w:bottom w:val="none" w:sz="0" w:space="0" w:color="auto"/>
                                    <w:right w:val="none" w:sz="0" w:space="0" w:color="auto"/>
                                  </w:divBdr>
                                  <w:divsChild>
                                    <w:div w:id="976375404">
                                      <w:marLeft w:val="0"/>
                                      <w:marRight w:val="0"/>
                                      <w:marTop w:val="0"/>
                                      <w:marBottom w:val="0"/>
                                      <w:divBdr>
                                        <w:top w:val="none" w:sz="0" w:space="0" w:color="auto"/>
                                        <w:left w:val="none" w:sz="0" w:space="0" w:color="auto"/>
                                        <w:bottom w:val="none" w:sz="0" w:space="0" w:color="auto"/>
                                        <w:right w:val="none" w:sz="0" w:space="0" w:color="auto"/>
                                      </w:divBdr>
                                      <w:divsChild>
                                        <w:div w:id="654334420">
                                          <w:marLeft w:val="0"/>
                                          <w:marRight w:val="0"/>
                                          <w:marTop w:val="0"/>
                                          <w:marBottom w:val="0"/>
                                          <w:divBdr>
                                            <w:top w:val="none" w:sz="0" w:space="0" w:color="auto"/>
                                            <w:left w:val="none" w:sz="0" w:space="0" w:color="auto"/>
                                            <w:bottom w:val="none" w:sz="0" w:space="0" w:color="auto"/>
                                            <w:right w:val="none" w:sz="0" w:space="0" w:color="auto"/>
                                          </w:divBdr>
                                          <w:divsChild>
                                            <w:div w:id="1614048164">
                                              <w:marLeft w:val="0"/>
                                              <w:marRight w:val="0"/>
                                              <w:marTop w:val="0"/>
                                              <w:marBottom w:val="0"/>
                                              <w:divBdr>
                                                <w:top w:val="none" w:sz="0" w:space="0" w:color="auto"/>
                                                <w:left w:val="none" w:sz="0" w:space="0" w:color="auto"/>
                                                <w:bottom w:val="none" w:sz="0" w:space="0" w:color="auto"/>
                                                <w:right w:val="none" w:sz="0" w:space="0" w:color="auto"/>
                                              </w:divBdr>
                                              <w:divsChild>
                                                <w:div w:id="1952778069">
                                                  <w:marLeft w:val="0"/>
                                                  <w:marRight w:val="0"/>
                                                  <w:marTop w:val="0"/>
                                                  <w:marBottom w:val="0"/>
                                                  <w:divBdr>
                                                    <w:top w:val="none" w:sz="0" w:space="0" w:color="auto"/>
                                                    <w:left w:val="none" w:sz="0" w:space="0" w:color="auto"/>
                                                    <w:bottom w:val="none" w:sz="0" w:space="0" w:color="auto"/>
                                                    <w:right w:val="none" w:sz="0" w:space="0" w:color="auto"/>
                                                  </w:divBdr>
                                                  <w:divsChild>
                                                    <w:div w:id="130944838">
                                                      <w:marLeft w:val="0"/>
                                                      <w:marRight w:val="0"/>
                                                      <w:marTop w:val="0"/>
                                                      <w:marBottom w:val="0"/>
                                                      <w:divBdr>
                                                        <w:top w:val="none" w:sz="0" w:space="0" w:color="auto"/>
                                                        <w:left w:val="none" w:sz="0" w:space="0" w:color="auto"/>
                                                        <w:bottom w:val="none" w:sz="0" w:space="0" w:color="auto"/>
                                                        <w:right w:val="none" w:sz="0" w:space="0" w:color="auto"/>
                                                      </w:divBdr>
                                                      <w:divsChild>
                                                        <w:div w:id="8454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711305">
                              <w:marLeft w:val="0"/>
                              <w:marRight w:val="0"/>
                              <w:marTop w:val="0"/>
                              <w:marBottom w:val="0"/>
                              <w:divBdr>
                                <w:top w:val="none" w:sz="0" w:space="0" w:color="auto"/>
                                <w:left w:val="none" w:sz="0" w:space="0" w:color="auto"/>
                                <w:bottom w:val="none" w:sz="0" w:space="0" w:color="auto"/>
                                <w:right w:val="none" w:sz="0" w:space="0" w:color="auto"/>
                              </w:divBdr>
                              <w:divsChild>
                                <w:div w:id="220597512">
                                  <w:marLeft w:val="0"/>
                                  <w:marRight w:val="0"/>
                                  <w:marTop w:val="0"/>
                                  <w:marBottom w:val="0"/>
                                  <w:divBdr>
                                    <w:top w:val="none" w:sz="0" w:space="0" w:color="auto"/>
                                    <w:left w:val="none" w:sz="0" w:space="0" w:color="auto"/>
                                    <w:bottom w:val="none" w:sz="0" w:space="0" w:color="auto"/>
                                    <w:right w:val="none" w:sz="0" w:space="0" w:color="auto"/>
                                  </w:divBdr>
                                  <w:divsChild>
                                    <w:div w:id="965702564">
                                      <w:marLeft w:val="0"/>
                                      <w:marRight w:val="0"/>
                                      <w:marTop w:val="0"/>
                                      <w:marBottom w:val="0"/>
                                      <w:divBdr>
                                        <w:top w:val="none" w:sz="0" w:space="0" w:color="auto"/>
                                        <w:left w:val="none" w:sz="0" w:space="0" w:color="auto"/>
                                        <w:bottom w:val="none" w:sz="0" w:space="0" w:color="auto"/>
                                        <w:right w:val="none" w:sz="0" w:space="0" w:color="auto"/>
                                      </w:divBdr>
                                      <w:divsChild>
                                        <w:div w:id="12782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6414">
                                  <w:marLeft w:val="0"/>
                                  <w:marRight w:val="0"/>
                                  <w:marTop w:val="0"/>
                                  <w:marBottom w:val="0"/>
                                  <w:divBdr>
                                    <w:top w:val="none" w:sz="0" w:space="0" w:color="auto"/>
                                    <w:left w:val="none" w:sz="0" w:space="0" w:color="auto"/>
                                    <w:bottom w:val="none" w:sz="0" w:space="0" w:color="auto"/>
                                    <w:right w:val="none" w:sz="0" w:space="0" w:color="auto"/>
                                  </w:divBdr>
                                  <w:divsChild>
                                    <w:div w:id="1813256068">
                                      <w:marLeft w:val="0"/>
                                      <w:marRight w:val="0"/>
                                      <w:marTop w:val="0"/>
                                      <w:marBottom w:val="0"/>
                                      <w:divBdr>
                                        <w:top w:val="none" w:sz="0" w:space="0" w:color="auto"/>
                                        <w:left w:val="none" w:sz="0" w:space="0" w:color="auto"/>
                                        <w:bottom w:val="none" w:sz="0" w:space="0" w:color="auto"/>
                                        <w:right w:val="none" w:sz="0" w:space="0" w:color="auto"/>
                                      </w:divBdr>
                                      <w:divsChild>
                                        <w:div w:id="688943802">
                                          <w:marLeft w:val="0"/>
                                          <w:marRight w:val="0"/>
                                          <w:marTop w:val="0"/>
                                          <w:marBottom w:val="0"/>
                                          <w:divBdr>
                                            <w:top w:val="none" w:sz="0" w:space="0" w:color="auto"/>
                                            <w:left w:val="none" w:sz="0" w:space="0" w:color="auto"/>
                                            <w:bottom w:val="none" w:sz="0" w:space="0" w:color="auto"/>
                                            <w:right w:val="none" w:sz="0" w:space="0" w:color="auto"/>
                                          </w:divBdr>
                                          <w:divsChild>
                                            <w:div w:id="1845239474">
                                              <w:marLeft w:val="0"/>
                                              <w:marRight w:val="0"/>
                                              <w:marTop w:val="0"/>
                                              <w:marBottom w:val="0"/>
                                              <w:divBdr>
                                                <w:top w:val="none" w:sz="0" w:space="0" w:color="auto"/>
                                                <w:left w:val="none" w:sz="0" w:space="0" w:color="auto"/>
                                                <w:bottom w:val="none" w:sz="0" w:space="0" w:color="auto"/>
                                                <w:right w:val="none" w:sz="0" w:space="0" w:color="auto"/>
                                              </w:divBdr>
                                              <w:divsChild>
                                                <w:div w:id="1740861274">
                                                  <w:marLeft w:val="0"/>
                                                  <w:marRight w:val="0"/>
                                                  <w:marTop w:val="0"/>
                                                  <w:marBottom w:val="0"/>
                                                  <w:divBdr>
                                                    <w:top w:val="none" w:sz="0" w:space="0" w:color="auto"/>
                                                    <w:left w:val="none" w:sz="0" w:space="0" w:color="auto"/>
                                                    <w:bottom w:val="none" w:sz="0" w:space="0" w:color="auto"/>
                                                    <w:right w:val="none" w:sz="0" w:space="0" w:color="auto"/>
                                                  </w:divBdr>
                                                  <w:divsChild>
                                                    <w:div w:id="1572696531">
                                                      <w:marLeft w:val="0"/>
                                                      <w:marRight w:val="0"/>
                                                      <w:marTop w:val="0"/>
                                                      <w:marBottom w:val="0"/>
                                                      <w:divBdr>
                                                        <w:top w:val="none" w:sz="0" w:space="0" w:color="auto"/>
                                                        <w:left w:val="none" w:sz="0" w:space="0" w:color="auto"/>
                                                        <w:bottom w:val="none" w:sz="0" w:space="0" w:color="auto"/>
                                                        <w:right w:val="none" w:sz="0" w:space="0" w:color="auto"/>
                                                      </w:divBdr>
                                                      <w:divsChild>
                                                        <w:div w:id="18035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66643">
                              <w:marLeft w:val="0"/>
                              <w:marRight w:val="0"/>
                              <w:marTop w:val="0"/>
                              <w:marBottom w:val="0"/>
                              <w:divBdr>
                                <w:top w:val="none" w:sz="0" w:space="0" w:color="auto"/>
                                <w:left w:val="none" w:sz="0" w:space="0" w:color="auto"/>
                                <w:bottom w:val="none" w:sz="0" w:space="0" w:color="auto"/>
                                <w:right w:val="none" w:sz="0" w:space="0" w:color="auto"/>
                              </w:divBdr>
                              <w:divsChild>
                                <w:div w:id="1097168492">
                                  <w:marLeft w:val="0"/>
                                  <w:marRight w:val="0"/>
                                  <w:marTop w:val="0"/>
                                  <w:marBottom w:val="0"/>
                                  <w:divBdr>
                                    <w:top w:val="none" w:sz="0" w:space="0" w:color="auto"/>
                                    <w:left w:val="none" w:sz="0" w:space="0" w:color="auto"/>
                                    <w:bottom w:val="none" w:sz="0" w:space="0" w:color="auto"/>
                                    <w:right w:val="none" w:sz="0" w:space="0" w:color="auto"/>
                                  </w:divBdr>
                                  <w:divsChild>
                                    <w:div w:id="1260288967">
                                      <w:marLeft w:val="0"/>
                                      <w:marRight w:val="0"/>
                                      <w:marTop w:val="0"/>
                                      <w:marBottom w:val="0"/>
                                      <w:divBdr>
                                        <w:top w:val="none" w:sz="0" w:space="0" w:color="auto"/>
                                        <w:left w:val="none" w:sz="0" w:space="0" w:color="auto"/>
                                        <w:bottom w:val="none" w:sz="0" w:space="0" w:color="auto"/>
                                        <w:right w:val="none" w:sz="0" w:space="0" w:color="auto"/>
                                      </w:divBdr>
                                      <w:divsChild>
                                        <w:div w:id="7979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4618">
                                  <w:marLeft w:val="0"/>
                                  <w:marRight w:val="0"/>
                                  <w:marTop w:val="0"/>
                                  <w:marBottom w:val="0"/>
                                  <w:divBdr>
                                    <w:top w:val="none" w:sz="0" w:space="0" w:color="auto"/>
                                    <w:left w:val="none" w:sz="0" w:space="0" w:color="auto"/>
                                    <w:bottom w:val="none" w:sz="0" w:space="0" w:color="auto"/>
                                    <w:right w:val="none" w:sz="0" w:space="0" w:color="auto"/>
                                  </w:divBdr>
                                  <w:divsChild>
                                    <w:div w:id="1215389079">
                                      <w:marLeft w:val="0"/>
                                      <w:marRight w:val="0"/>
                                      <w:marTop w:val="0"/>
                                      <w:marBottom w:val="0"/>
                                      <w:divBdr>
                                        <w:top w:val="none" w:sz="0" w:space="0" w:color="auto"/>
                                        <w:left w:val="none" w:sz="0" w:space="0" w:color="auto"/>
                                        <w:bottom w:val="none" w:sz="0" w:space="0" w:color="auto"/>
                                        <w:right w:val="none" w:sz="0" w:space="0" w:color="auto"/>
                                      </w:divBdr>
                                      <w:divsChild>
                                        <w:div w:id="1560239933">
                                          <w:marLeft w:val="0"/>
                                          <w:marRight w:val="0"/>
                                          <w:marTop w:val="0"/>
                                          <w:marBottom w:val="0"/>
                                          <w:divBdr>
                                            <w:top w:val="none" w:sz="0" w:space="0" w:color="auto"/>
                                            <w:left w:val="none" w:sz="0" w:space="0" w:color="auto"/>
                                            <w:bottom w:val="none" w:sz="0" w:space="0" w:color="auto"/>
                                            <w:right w:val="none" w:sz="0" w:space="0" w:color="auto"/>
                                          </w:divBdr>
                                          <w:divsChild>
                                            <w:div w:id="1255744590">
                                              <w:marLeft w:val="0"/>
                                              <w:marRight w:val="0"/>
                                              <w:marTop w:val="0"/>
                                              <w:marBottom w:val="0"/>
                                              <w:divBdr>
                                                <w:top w:val="none" w:sz="0" w:space="0" w:color="auto"/>
                                                <w:left w:val="none" w:sz="0" w:space="0" w:color="auto"/>
                                                <w:bottom w:val="none" w:sz="0" w:space="0" w:color="auto"/>
                                                <w:right w:val="none" w:sz="0" w:space="0" w:color="auto"/>
                                              </w:divBdr>
                                              <w:divsChild>
                                                <w:div w:id="849173632">
                                                  <w:marLeft w:val="0"/>
                                                  <w:marRight w:val="0"/>
                                                  <w:marTop w:val="0"/>
                                                  <w:marBottom w:val="0"/>
                                                  <w:divBdr>
                                                    <w:top w:val="none" w:sz="0" w:space="0" w:color="auto"/>
                                                    <w:left w:val="none" w:sz="0" w:space="0" w:color="auto"/>
                                                    <w:bottom w:val="none" w:sz="0" w:space="0" w:color="auto"/>
                                                    <w:right w:val="none" w:sz="0" w:space="0" w:color="auto"/>
                                                  </w:divBdr>
                                                  <w:divsChild>
                                                    <w:div w:id="338776258">
                                                      <w:marLeft w:val="0"/>
                                                      <w:marRight w:val="0"/>
                                                      <w:marTop w:val="0"/>
                                                      <w:marBottom w:val="0"/>
                                                      <w:divBdr>
                                                        <w:top w:val="none" w:sz="0" w:space="0" w:color="auto"/>
                                                        <w:left w:val="none" w:sz="0" w:space="0" w:color="auto"/>
                                                        <w:bottom w:val="none" w:sz="0" w:space="0" w:color="auto"/>
                                                        <w:right w:val="none" w:sz="0" w:space="0" w:color="auto"/>
                                                      </w:divBdr>
                                                      <w:divsChild>
                                                        <w:div w:id="1183124781">
                                                          <w:marLeft w:val="0"/>
                                                          <w:marRight w:val="0"/>
                                                          <w:marTop w:val="0"/>
                                                          <w:marBottom w:val="0"/>
                                                          <w:divBdr>
                                                            <w:top w:val="none" w:sz="0" w:space="0" w:color="auto"/>
                                                            <w:left w:val="none" w:sz="0" w:space="0" w:color="auto"/>
                                                            <w:bottom w:val="none" w:sz="0" w:space="0" w:color="auto"/>
                                                            <w:right w:val="none" w:sz="0" w:space="0" w:color="auto"/>
                                                          </w:divBdr>
                                                          <w:divsChild>
                                                            <w:div w:id="98632619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099464">
                              <w:marLeft w:val="0"/>
                              <w:marRight w:val="0"/>
                              <w:marTop w:val="0"/>
                              <w:marBottom w:val="0"/>
                              <w:divBdr>
                                <w:top w:val="none" w:sz="0" w:space="0" w:color="auto"/>
                                <w:left w:val="none" w:sz="0" w:space="0" w:color="auto"/>
                                <w:bottom w:val="none" w:sz="0" w:space="0" w:color="auto"/>
                                <w:right w:val="none" w:sz="0" w:space="0" w:color="auto"/>
                              </w:divBdr>
                              <w:divsChild>
                                <w:div w:id="230847403">
                                  <w:marLeft w:val="0"/>
                                  <w:marRight w:val="0"/>
                                  <w:marTop w:val="0"/>
                                  <w:marBottom w:val="0"/>
                                  <w:divBdr>
                                    <w:top w:val="none" w:sz="0" w:space="0" w:color="auto"/>
                                    <w:left w:val="none" w:sz="0" w:space="0" w:color="auto"/>
                                    <w:bottom w:val="none" w:sz="0" w:space="0" w:color="auto"/>
                                    <w:right w:val="none" w:sz="0" w:space="0" w:color="auto"/>
                                  </w:divBdr>
                                  <w:divsChild>
                                    <w:div w:id="172886521">
                                      <w:marLeft w:val="0"/>
                                      <w:marRight w:val="0"/>
                                      <w:marTop w:val="0"/>
                                      <w:marBottom w:val="0"/>
                                      <w:divBdr>
                                        <w:top w:val="none" w:sz="0" w:space="0" w:color="auto"/>
                                        <w:left w:val="none" w:sz="0" w:space="0" w:color="auto"/>
                                        <w:bottom w:val="none" w:sz="0" w:space="0" w:color="auto"/>
                                        <w:right w:val="none" w:sz="0" w:space="0" w:color="auto"/>
                                      </w:divBdr>
                                      <w:divsChild>
                                        <w:div w:id="1771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48951">
                                  <w:marLeft w:val="0"/>
                                  <w:marRight w:val="0"/>
                                  <w:marTop w:val="0"/>
                                  <w:marBottom w:val="0"/>
                                  <w:divBdr>
                                    <w:top w:val="none" w:sz="0" w:space="0" w:color="auto"/>
                                    <w:left w:val="none" w:sz="0" w:space="0" w:color="auto"/>
                                    <w:bottom w:val="none" w:sz="0" w:space="0" w:color="auto"/>
                                    <w:right w:val="none" w:sz="0" w:space="0" w:color="auto"/>
                                  </w:divBdr>
                                  <w:divsChild>
                                    <w:div w:id="1068068365">
                                      <w:marLeft w:val="0"/>
                                      <w:marRight w:val="0"/>
                                      <w:marTop w:val="0"/>
                                      <w:marBottom w:val="0"/>
                                      <w:divBdr>
                                        <w:top w:val="none" w:sz="0" w:space="0" w:color="auto"/>
                                        <w:left w:val="none" w:sz="0" w:space="0" w:color="auto"/>
                                        <w:bottom w:val="none" w:sz="0" w:space="0" w:color="auto"/>
                                        <w:right w:val="none" w:sz="0" w:space="0" w:color="auto"/>
                                      </w:divBdr>
                                      <w:divsChild>
                                        <w:div w:id="599026450">
                                          <w:marLeft w:val="0"/>
                                          <w:marRight w:val="0"/>
                                          <w:marTop w:val="0"/>
                                          <w:marBottom w:val="0"/>
                                          <w:divBdr>
                                            <w:top w:val="none" w:sz="0" w:space="0" w:color="auto"/>
                                            <w:left w:val="none" w:sz="0" w:space="0" w:color="auto"/>
                                            <w:bottom w:val="none" w:sz="0" w:space="0" w:color="auto"/>
                                            <w:right w:val="none" w:sz="0" w:space="0" w:color="auto"/>
                                          </w:divBdr>
                                          <w:divsChild>
                                            <w:div w:id="1426069143">
                                              <w:marLeft w:val="0"/>
                                              <w:marRight w:val="0"/>
                                              <w:marTop w:val="0"/>
                                              <w:marBottom w:val="0"/>
                                              <w:divBdr>
                                                <w:top w:val="none" w:sz="0" w:space="0" w:color="auto"/>
                                                <w:left w:val="none" w:sz="0" w:space="0" w:color="auto"/>
                                                <w:bottom w:val="none" w:sz="0" w:space="0" w:color="auto"/>
                                                <w:right w:val="none" w:sz="0" w:space="0" w:color="auto"/>
                                              </w:divBdr>
                                              <w:divsChild>
                                                <w:div w:id="1489323308">
                                                  <w:marLeft w:val="0"/>
                                                  <w:marRight w:val="0"/>
                                                  <w:marTop w:val="0"/>
                                                  <w:marBottom w:val="0"/>
                                                  <w:divBdr>
                                                    <w:top w:val="none" w:sz="0" w:space="0" w:color="auto"/>
                                                    <w:left w:val="none" w:sz="0" w:space="0" w:color="auto"/>
                                                    <w:bottom w:val="none" w:sz="0" w:space="0" w:color="auto"/>
                                                    <w:right w:val="none" w:sz="0" w:space="0" w:color="auto"/>
                                                  </w:divBdr>
                                                  <w:divsChild>
                                                    <w:div w:id="1696924067">
                                                      <w:marLeft w:val="0"/>
                                                      <w:marRight w:val="0"/>
                                                      <w:marTop w:val="0"/>
                                                      <w:marBottom w:val="0"/>
                                                      <w:divBdr>
                                                        <w:top w:val="none" w:sz="0" w:space="0" w:color="auto"/>
                                                        <w:left w:val="none" w:sz="0" w:space="0" w:color="auto"/>
                                                        <w:bottom w:val="none" w:sz="0" w:space="0" w:color="auto"/>
                                                        <w:right w:val="none" w:sz="0" w:space="0" w:color="auto"/>
                                                      </w:divBdr>
                                                      <w:divsChild>
                                                        <w:div w:id="4102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685365">
                              <w:marLeft w:val="0"/>
                              <w:marRight w:val="0"/>
                              <w:marTop w:val="0"/>
                              <w:marBottom w:val="0"/>
                              <w:divBdr>
                                <w:top w:val="none" w:sz="0" w:space="0" w:color="auto"/>
                                <w:left w:val="none" w:sz="0" w:space="0" w:color="auto"/>
                                <w:bottom w:val="none" w:sz="0" w:space="0" w:color="auto"/>
                                <w:right w:val="none" w:sz="0" w:space="0" w:color="auto"/>
                              </w:divBdr>
                              <w:divsChild>
                                <w:div w:id="1105416731">
                                  <w:marLeft w:val="0"/>
                                  <w:marRight w:val="0"/>
                                  <w:marTop w:val="0"/>
                                  <w:marBottom w:val="0"/>
                                  <w:divBdr>
                                    <w:top w:val="none" w:sz="0" w:space="0" w:color="auto"/>
                                    <w:left w:val="none" w:sz="0" w:space="0" w:color="auto"/>
                                    <w:bottom w:val="none" w:sz="0" w:space="0" w:color="auto"/>
                                    <w:right w:val="none" w:sz="0" w:space="0" w:color="auto"/>
                                  </w:divBdr>
                                  <w:divsChild>
                                    <w:div w:id="1544098605">
                                      <w:marLeft w:val="0"/>
                                      <w:marRight w:val="0"/>
                                      <w:marTop w:val="0"/>
                                      <w:marBottom w:val="0"/>
                                      <w:divBdr>
                                        <w:top w:val="none" w:sz="0" w:space="0" w:color="auto"/>
                                        <w:left w:val="none" w:sz="0" w:space="0" w:color="auto"/>
                                        <w:bottom w:val="none" w:sz="0" w:space="0" w:color="auto"/>
                                        <w:right w:val="none" w:sz="0" w:space="0" w:color="auto"/>
                                      </w:divBdr>
                                      <w:divsChild>
                                        <w:div w:id="13053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7181">
                                  <w:marLeft w:val="0"/>
                                  <w:marRight w:val="0"/>
                                  <w:marTop w:val="0"/>
                                  <w:marBottom w:val="0"/>
                                  <w:divBdr>
                                    <w:top w:val="none" w:sz="0" w:space="0" w:color="auto"/>
                                    <w:left w:val="none" w:sz="0" w:space="0" w:color="auto"/>
                                    <w:bottom w:val="none" w:sz="0" w:space="0" w:color="auto"/>
                                    <w:right w:val="none" w:sz="0" w:space="0" w:color="auto"/>
                                  </w:divBdr>
                                  <w:divsChild>
                                    <w:div w:id="1485588520">
                                      <w:marLeft w:val="0"/>
                                      <w:marRight w:val="0"/>
                                      <w:marTop w:val="0"/>
                                      <w:marBottom w:val="0"/>
                                      <w:divBdr>
                                        <w:top w:val="none" w:sz="0" w:space="0" w:color="auto"/>
                                        <w:left w:val="none" w:sz="0" w:space="0" w:color="auto"/>
                                        <w:bottom w:val="none" w:sz="0" w:space="0" w:color="auto"/>
                                        <w:right w:val="none" w:sz="0" w:space="0" w:color="auto"/>
                                      </w:divBdr>
                                      <w:divsChild>
                                        <w:div w:id="599608331">
                                          <w:marLeft w:val="0"/>
                                          <w:marRight w:val="0"/>
                                          <w:marTop w:val="0"/>
                                          <w:marBottom w:val="0"/>
                                          <w:divBdr>
                                            <w:top w:val="none" w:sz="0" w:space="0" w:color="auto"/>
                                            <w:left w:val="none" w:sz="0" w:space="0" w:color="auto"/>
                                            <w:bottom w:val="none" w:sz="0" w:space="0" w:color="auto"/>
                                            <w:right w:val="none" w:sz="0" w:space="0" w:color="auto"/>
                                          </w:divBdr>
                                          <w:divsChild>
                                            <w:div w:id="1471702881">
                                              <w:marLeft w:val="0"/>
                                              <w:marRight w:val="0"/>
                                              <w:marTop w:val="0"/>
                                              <w:marBottom w:val="0"/>
                                              <w:divBdr>
                                                <w:top w:val="none" w:sz="0" w:space="0" w:color="auto"/>
                                                <w:left w:val="none" w:sz="0" w:space="0" w:color="auto"/>
                                                <w:bottom w:val="none" w:sz="0" w:space="0" w:color="auto"/>
                                                <w:right w:val="none" w:sz="0" w:space="0" w:color="auto"/>
                                              </w:divBdr>
                                              <w:divsChild>
                                                <w:div w:id="1739282597">
                                                  <w:marLeft w:val="0"/>
                                                  <w:marRight w:val="0"/>
                                                  <w:marTop w:val="0"/>
                                                  <w:marBottom w:val="0"/>
                                                  <w:divBdr>
                                                    <w:top w:val="none" w:sz="0" w:space="0" w:color="auto"/>
                                                    <w:left w:val="none" w:sz="0" w:space="0" w:color="auto"/>
                                                    <w:bottom w:val="none" w:sz="0" w:space="0" w:color="auto"/>
                                                    <w:right w:val="none" w:sz="0" w:space="0" w:color="auto"/>
                                                  </w:divBdr>
                                                  <w:divsChild>
                                                    <w:div w:id="1724795595">
                                                      <w:marLeft w:val="0"/>
                                                      <w:marRight w:val="0"/>
                                                      <w:marTop w:val="0"/>
                                                      <w:marBottom w:val="0"/>
                                                      <w:divBdr>
                                                        <w:top w:val="none" w:sz="0" w:space="0" w:color="auto"/>
                                                        <w:left w:val="none" w:sz="0" w:space="0" w:color="auto"/>
                                                        <w:bottom w:val="none" w:sz="0" w:space="0" w:color="auto"/>
                                                        <w:right w:val="none" w:sz="0" w:space="0" w:color="auto"/>
                                                      </w:divBdr>
                                                      <w:divsChild>
                                                        <w:div w:id="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854254">
                              <w:marLeft w:val="0"/>
                              <w:marRight w:val="0"/>
                              <w:marTop w:val="0"/>
                              <w:marBottom w:val="0"/>
                              <w:divBdr>
                                <w:top w:val="none" w:sz="0" w:space="0" w:color="auto"/>
                                <w:left w:val="none" w:sz="0" w:space="0" w:color="auto"/>
                                <w:bottom w:val="none" w:sz="0" w:space="0" w:color="auto"/>
                                <w:right w:val="none" w:sz="0" w:space="0" w:color="auto"/>
                              </w:divBdr>
                              <w:divsChild>
                                <w:div w:id="1900436790">
                                  <w:marLeft w:val="0"/>
                                  <w:marRight w:val="0"/>
                                  <w:marTop w:val="0"/>
                                  <w:marBottom w:val="0"/>
                                  <w:divBdr>
                                    <w:top w:val="none" w:sz="0" w:space="0" w:color="auto"/>
                                    <w:left w:val="none" w:sz="0" w:space="0" w:color="auto"/>
                                    <w:bottom w:val="none" w:sz="0" w:space="0" w:color="auto"/>
                                    <w:right w:val="none" w:sz="0" w:space="0" w:color="auto"/>
                                  </w:divBdr>
                                  <w:divsChild>
                                    <w:div w:id="1352603869">
                                      <w:marLeft w:val="0"/>
                                      <w:marRight w:val="0"/>
                                      <w:marTop w:val="0"/>
                                      <w:marBottom w:val="0"/>
                                      <w:divBdr>
                                        <w:top w:val="none" w:sz="0" w:space="0" w:color="auto"/>
                                        <w:left w:val="none" w:sz="0" w:space="0" w:color="auto"/>
                                        <w:bottom w:val="none" w:sz="0" w:space="0" w:color="auto"/>
                                        <w:right w:val="none" w:sz="0" w:space="0" w:color="auto"/>
                                      </w:divBdr>
                                      <w:divsChild>
                                        <w:div w:id="9074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2888">
                                  <w:marLeft w:val="0"/>
                                  <w:marRight w:val="0"/>
                                  <w:marTop w:val="0"/>
                                  <w:marBottom w:val="0"/>
                                  <w:divBdr>
                                    <w:top w:val="none" w:sz="0" w:space="0" w:color="auto"/>
                                    <w:left w:val="none" w:sz="0" w:space="0" w:color="auto"/>
                                    <w:bottom w:val="none" w:sz="0" w:space="0" w:color="auto"/>
                                    <w:right w:val="none" w:sz="0" w:space="0" w:color="auto"/>
                                  </w:divBdr>
                                  <w:divsChild>
                                    <w:div w:id="1889758037">
                                      <w:marLeft w:val="0"/>
                                      <w:marRight w:val="0"/>
                                      <w:marTop w:val="0"/>
                                      <w:marBottom w:val="0"/>
                                      <w:divBdr>
                                        <w:top w:val="none" w:sz="0" w:space="0" w:color="auto"/>
                                        <w:left w:val="none" w:sz="0" w:space="0" w:color="auto"/>
                                        <w:bottom w:val="none" w:sz="0" w:space="0" w:color="auto"/>
                                        <w:right w:val="none" w:sz="0" w:space="0" w:color="auto"/>
                                      </w:divBdr>
                                      <w:divsChild>
                                        <w:div w:id="1361934884">
                                          <w:marLeft w:val="0"/>
                                          <w:marRight w:val="0"/>
                                          <w:marTop w:val="0"/>
                                          <w:marBottom w:val="0"/>
                                          <w:divBdr>
                                            <w:top w:val="none" w:sz="0" w:space="0" w:color="auto"/>
                                            <w:left w:val="none" w:sz="0" w:space="0" w:color="auto"/>
                                            <w:bottom w:val="none" w:sz="0" w:space="0" w:color="auto"/>
                                            <w:right w:val="none" w:sz="0" w:space="0" w:color="auto"/>
                                          </w:divBdr>
                                          <w:divsChild>
                                            <w:div w:id="41372029">
                                              <w:marLeft w:val="0"/>
                                              <w:marRight w:val="0"/>
                                              <w:marTop w:val="0"/>
                                              <w:marBottom w:val="0"/>
                                              <w:divBdr>
                                                <w:top w:val="none" w:sz="0" w:space="0" w:color="auto"/>
                                                <w:left w:val="none" w:sz="0" w:space="0" w:color="auto"/>
                                                <w:bottom w:val="none" w:sz="0" w:space="0" w:color="auto"/>
                                                <w:right w:val="none" w:sz="0" w:space="0" w:color="auto"/>
                                              </w:divBdr>
                                              <w:divsChild>
                                                <w:div w:id="1034233822">
                                                  <w:marLeft w:val="0"/>
                                                  <w:marRight w:val="0"/>
                                                  <w:marTop w:val="0"/>
                                                  <w:marBottom w:val="0"/>
                                                  <w:divBdr>
                                                    <w:top w:val="none" w:sz="0" w:space="0" w:color="auto"/>
                                                    <w:left w:val="none" w:sz="0" w:space="0" w:color="auto"/>
                                                    <w:bottom w:val="none" w:sz="0" w:space="0" w:color="auto"/>
                                                    <w:right w:val="none" w:sz="0" w:space="0" w:color="auto"/>
                                                  </w:divBdr>
                                                  <w:divsChild>
                                                    <w:div w:id="1417049978">
                                                      <w:marLeft w:val="0"/>
                                                      <w:marRight w:val="0"/>
                                                      <w:marTop w:val="0"/>
                                                      <w:marBottom w:val="0"/>
                                                      <w:divBdr>
                                                        <w:top w:val="none" w:sz="0" w:space="0" w:color="auto"/>
                                                        <w:left w:val="none" w:sz="0" w:space="0" w:color="auto"/>
                                                        <w:bottom w:val="none" w:sz="0" w:space="0" w:color="auto"/>
                                                        <w:right w:val="none" w:sz="0" w:space="0" w:color="auto"/>
                                                      </w:divBdr>
                                                      <w:divsChild>
                                                        <w:div w:id="1306280236">
                                                          <w:marLeft w:val="0"/>
                                                          <w:marRight w:val="0"/>
                                                          <w:marTop w:val="0"/>
                                                          <w:marBottom w:val="0"/>
                                                          <w:divBdr>
                                                            <w:top w:val="none" w:sz="0" w:space="0" w:color="auto"/>
                                                            <w:left w:val="none" w:sz="0" w:space="0" w:color="auto"/>
                                                            <w:bottom w:val="none" w:sz="0" w:space="0" w:color="auto"/>
                                                            <w:right w:val="none" w:sz="0" w:space="0" w:color="auto"/>
                                                          </w:divBdr>
                                                          <w:divsChild>
                                                            <w:div w:id="1208571901">
                                                              <w:marLeft w:val="0"/>
                                                              <w:marRight w:val="0"/>
                                                              <w:marTop w:val="0"/>
                                                              <w:marBottom w:val="0"/>
                                                              <w:divBdr>
                                                                <w:top w:val="none" w:sz="0" w:space="0" w:color="auto"/>
                                                                <w:left w:val="none" w:sz="0" w:space="0" w:color="auto"/>
                                                                <w:bottom w:val="none" w:sz="0" w:space="0" w:color="auto"/>
                                                                <w:right w:val="none" w:sz="0" w:space="0" w:color="auto"/>
                                                              </w:divBdr>
                                                            </w:div>
                                                            <w:div w:id="10595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423676">
                              <w:marLeft w:val="0"/>
                              <w:marRight w:val="0"/>
                              <w:marTop w:val="0"/>
                              <w:marBottom w:val="0"/>
                              <w:divBdr>
                                <w:top w:val="none" w:sz="0" w:space="0" w:color="auto"/>
                                <w:left w:val="none" w:sz="0" w:space="0" w:color="auto"/>
                                <w:bottom w:val="none" w:sz="0" w:space="0" w:color="auto"/>
                                <w:right w:val="none" w:sz="0" w:space="0" w:color="auto"/>
                              </w:divBdr>
                              <w:divsChild>
                                <w:div w:id="169417674">
                                  <w:marLeft w:val="0"/>
                                  <w:marRight w:val="0"/>
                                  <w:marTop w:val="0"/>
                                  <w:marBottom w:val="0"/>
                                  <w:divBdr>
                                    <w:top w:val="none" w:sz="0" w:space="0" w:color="auto"/>
                                    <w:left w:val="none" w:sz="0" w:space="0" w:color="auto"/>
                                    <w:bottom w:val="none" w:sz="0" w:space="0" w:color="auto"/>
                                    <w:right w:val="none" w:sz="0" w:space="0" w:color="auto"/>
                                  </w:divBdr>
                                  <w:divsChild>
                                    <w:div w:id="868420219">
                                      <w:marLeft w:val="0"/>
                                      <w:marRight w:val="0"/>
                                      <w:marTop w:val="0"/>
                                      <w:marBottom w:val="0"/>
                                      <w:divBdr>
                                        <w:top w:val="none" w:sz="0" w:space="0" w:color="auto"/>
                                        <w:left w:val="none" w:sz="0" w:space="0" w:color="auto"/>
                                        <w:bottom w:val="none" w:sz="0" w:space="0" w:color="auto"/>
                                        <w:right w:val="none" w:sz="0" w:space="0" w:color="auto"/>
                                      </w:divBdr>
                                      <w:divsChild>
                                        <w:div w:id="14541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7900">
                                  <w:marLeft w:val="0"/>
                                  <w:marRight w:val="0"/>
                                  <w:marTop w:val="0"/>
                                  <w:marBottom w:val="0"/>
                                  <w:divBdr>
                                    <w:top w:val="none" w:sz="0" w:space="0" w:color="auto"/>
                                    <w:left w:val="none" w:sz="0" w:space="0" w:color="auto"/>
                                    <w:bottom w:val="none" w:sz="0" w:space="0" w:color="auto"/>
                                    <w:right w:val="none" w:sz="0" w:space="0" w:color="auto"/>
                                  </w:divBdr>
                                  <w:divsChild>
                                    <w:div w:id="151026492">
                                      <w:marLeft w:val="0"/>
                                      <w:marRight w:val="0"/>
                                      <w:marTop w:val="0"/>
                                      <w:marBottom w:val="0"/>
                                      <w:divBdr>
                                        <w:top w:val="none" w:sz="0" w:space="0" w:color="auto"/>
                                        <w:left w:val="none" w:sz="0" w:space="0" w:color="auto"/>
                                        <w:bottom w:val="none" w:sz="0" w:space="0" w:color="auto"/>
                                        <w:right w:val="none" w:sz="0" w:space="0" w:color="auto"/>
                                      </w:divBdr>
                                      <w:divsChild>
                                        <w:div w:id="1394817769">
                                          <w:marLeft w:val="0"/>
                                          <w:marRight w:val="0"/>
                                          <w:marTop w:val="0"/>
                                          <w:marBottom w:val="0"/>
                                          <w:divBdr>
                                            <w:top w:val="none" w:sz="0" w:space="0" w:color="auto"/>
                                            <w:left w:val="none" w:sz="0" w:space="0" w:color="auto"/>
                                            <w:bottom w:val="none" w:sz="0" w:space="0" w:color="auto"/>
                                            <w:right w:val="none" w:sz="0" w:space="0" w:color="auto"/>
                                          </w:divBdr>
                                          <w:divsChild>
                                            <w:div w:id="1268000960">
                                              <w:marLeft w:val="0"/>
                                              <w:marRight w:val="0"/>
                                              <w:marTop w:val="0"/>
                                              <w:marBottom w:val="0"/>
                                              <w:divBdr>
                                                <w:top w:val="none" w:sz="0" w:space="0" w:color="auto"/>
                                                <w:left w:val="none" w:sz="0" w:space="0" w:color="auto"/>
                                                <w:bottom w:val="none" w:sz="0" w:space="0" w:color="auto"/>
                                                <w:right w:val="none" w:sz="0" w:space="0" w:color="auto"/>
                                              </w:divBdr>
                                              <w:divsChild>
                                                <w:div w:id="1483080022">
                                                  <w:marLeft w:val="0"/>
                                                  <w:marRight w:val="0"/>
                                                  <w:marTop w:val="0"/>
                                                  <w:marBottom w:val="0"/>
                                                  <w:divBdr>
                                                    <w:top w:val="none" w:sz="0" w:space="0" w:color="auto"/>
                                                    <w:left w:val="none" w:sz="0" w:space="0" w:color="auto"/>
                                                    <w:bottom w:val="none" w:sz="0" w:space="0" w:color="auto"/>
                                                    <w:right w:val="none" w:sz="0" w:space="0" w:color="auto"/>
                                                  </w:divBdr>
                                                  <w:divsChild>
                                                    <w:div w:id="1538664106">
                                                      <w:marLeft w:val="0"/>
                                                      <w:marRight w:val="0"/>
                                                      <w:marTop w:val="0"/>
                                                      <w:marBottom w:val="0"/>
                                                      <w:divBdr>
                                                        <w:top w:val="none" w:sz="0" w:space="0" w:color="auto"/>
                                                        <w:left w:val="none" w:sz="0" w:space="0" w:color="auto"/>
                                                        <w:bottom w:val="none" w:sz="0" w:space="0" w:color="auto"/>
                                                        <w:right w:val="none" w:sz="0" w:space="0" w:color="auto"/>
                                                      </w:divBdr>
                                                      <w:divsChild>
                                                        <w:div w:id="2111733711">
                                                          <w:marLeft w:val="0"/>
                                                          <w:marRight w:val="0"/>
                                                          <w:marTop w:val="0"/>
                                                          <w:marBottom w:val="0"/>
                                                          <w:divBdr>
                                                            <w:top w:val="none" w:sz="0" w:space="0" w:color="auto"/>
                                                            <w:left w:val="none" w:sz="0" w:space="0" w:color="auto"/>
                                                            <w:bottom w:val="none" w:sz="0" w:space="0" w:color="auto"/>
                                                            <w:right w:val="none" w:sz="0" w:space="0" w:color="auto"/>
                                                          </w:divBdr>
                                                          <w:divsChild>
                                                            <w:div w:id="1720284349">
                                                              <w:blockQuote w:val="1"/>
                                                              <w:marLeft w:val="720"/>
                                                              <w:marRight w:val="720"/>
                                                              <w:marTop w:val="0"/>
                                                              <w:marBottom w:val="0"/>
                                                              <w:divBdr>
                                                                <w:top w:val="none" w:sz="0" w:space="0" w:color="auto"/>
                                                                <w:left w:val="none" w:sz="0" w:space="0" w:color="auto"/>
                                                                <w:bottom w:val="none" w:sz="0" w:space="0" w:color="auto"/>
                                                                <w:right w:val="none" w:sz="0" w:space="0" w:color="auto"/>
                                                              </w:divBdr>
                                                              <w:divsChild>
                                                                <w:div w:id="988824753">
                                                                  <w:marLeft w:val="0"/>
                                                                  <w:marRight w:val="0"/>
                                                                  <w:marTop w:val="0"/>
                                                                  <w:marBottom w:val="0"/>
                                                                  <w:divBdr>
                                                                    <w:top w:val="none" w:sz="0" w:space="0" w:color="auto"/>
                                                                    <w:left w:val="none" w:sz="0" w:space="0" w:color="auto"/>
                                                                    <w:bottom w:val="none" w:sz="0" w:space="0" w:color="auto"/>
                                                                    <w:right w:val="none" w:sz="0" w:space="0" w:color="auto"/>
                                                                  </w:divBdr>
                                                                  <w:divsChild>
                                                                    <w:div w:id="1574198246">
                                                                      <w:marLeft w:val="0"/>
                                                                      <w:marRight w:val="0"/>
                                                                      <w:marTop w:val="0"/>
                                                                      <w:marBottom w:val="0"/>
                                                                      <w:divBdr>
                                                                        <w:top w:val="none" w:sz="0" w:space="0" w:color="auto"/>
                                                                        <w:left w:val="none" w:sz="0" w:space="0" w:color="auto"/>
                                                                        <w:bottom w:val="none" w:sz="0" w:space="0" w:color="auto"/>
                                                                        <w:right w:val="none" w:sz="0" w:space="0" w:color="auto"/>
                                                                      </w:divBdr>
                                                                      <w:divsChild>
                                                                        <w:div w:id="549390129">
                                                                          <w:marLeft w:val="0"/>
                                                                          <w:marRight w:val="0"/>
                                                                          <w:marTop w:val="0"/>
                                                                          <w:marBottom w:val="0"/>
                                                                          <w:divBdr>
                                                                            <w:top w:val="none" w:sz="0" w:space="0" w:color="auto"/>
                                                                            <w:left w:val="none" w:sz="0" w:space="0" w:color="auto"/>
                                                                            <w:bottom w:val="none" w:sz="0" w:space="0" w:color="auto"/>
                                                                            <w:right w:val="none" w:sz="0" w:space="0" w:color="auto"/>
                                                                          </w:divBdr>
                                                                          <w:divsChild>
                                                                            <w:div w:id="3077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80989">
                                                              <w:blockQuote w:val="1"/>
                                                              <w:marLeft w:val="720"/>
                                                              <w:marRight w:val="720"/>
                                                              <w:marTop w:val="0"/>
                                                              <w:marBottom w:val="0"/>
                                                              <w:divBdr>
                                                                <w:top w:val="none" w:sz="0" w:space="0" w:color="auto"/>
                                                                <w:left w:val="none" w:sz="0" w:space="0" w:color="auto"/>
                                                                <w:bottom w:val="none" w:sz="0" w:space="0" w:color="auto"/>
                                                                <w:right w:val="none" w:sz="0" w:space="0" w:color="auto"/>
                                                              </w:divBdr>
                                                              <w:divsChild>
                                                                <w:div w:id="89931362">
                                                                  <w:marLeft w:val="0"/>
                                                                  <w:marRight w:val="0"/>
                                                                  <w:marTop w:val="0"/>
                                                                  <w:marBottom w:val="0"/>
                                                                  <w:divBdr>
                                                                    <w:top w:val="none" w:sz="0" w:space="0" w:color="auto"/>
                                                                    <w:left w:val="none" w:sz="0" w:space="0" w:color="auto"/>
                                                                    <w:bottom w:val="none" w:sz="0" w:space="0" w:color="auto"/>
                                                                    <w:right w:val="none" w:sz="0" w:space="0" w:color="auto"/>
                                                                  </w:divBdr>
                                                                </w:div>
                                                              </w:divsChild>
                                                            </w:div>
                                                            <w:div w:id="17034802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930270">
                              <w:marLeft w:val="0"/>
                              <w:marRight w:val="0"/>
                              <w:marTop w:val="0"/>
                              <w:marBottom w:val="0"/>
                              <w:divBdr>
                                <w:top w:val="none" w:sz="0" w:space="0" w:color="auto"/>
                                <w:left w:val="none" w:sz="0" w:space="0" w:color="auto"/>
                                <w:bottom w:val="none" w:sz="0" w:space="0" w:color="auto"/>
                                <w:right w:val="none" w:sz="0" w:space="0" w:color="auto"/>
                              </w:divBdr>
                              <w:divsChild>
                                <w:div w:id="84569452">
                                  <w:marLeft w:val="0"/>
                                  <w:marRight w:val="0"/>
                                  <w:marTop w:val="0"/>
                                  <w:marBottom w:val="0"/>
                                  <w:divBdr>
                                    <w:top w:val="none" w:sz="0" w:space="0" w:color="auto"/>
                                    <w:left w:val="none" w:sz="0" w:space="0" w:color="auto"/>
                                    <w:bottom w:val="none" w:sz="0" w:space="0" w:color="auto"/>
                                    <w:right w:val="none" w:sz="0" w:space="0" w:color="auto"/>
                                  </w:divBdr>
                                  <w:divsChild>
                                    <w:div w:id="188877845">
                                      <w:marLeft w:val="0"/>
                                      <w:marRight w:val="0"/>
                                      <w:marTop w:val="0"/>
                                      <w:marBottom w:val="0"/>
                                      <w:divBdr>
                                        <w:top w:val="none" w:sz="0" w:space="0" w:color="auto"/>
                                        <w:left w:val="none" w:sz="0" w:space="0" w:color="auto"/>
                                        <w:bottom w:val="none" w:sz="0" w:space="0" w:color="auto"/>
                                        <w:right w:val="none" w:sz="0" w:space="0" w:color="auto"/>
                                      </w:divBdr>
                                      <w:divsChild>
                                        <w:div w:id="1380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6578">
                                  <w:marLeft w:val="0"/>
                                  <w:marRight w:val="0"/>
                                  <w:marTop w:val="0"/>
                                  <w:marBottom w:val="0"/>
                                  <w:divBdr>
                                    <w:top w:val="none" w:sz="0" w:space="0" w:color="auto"/>
                                    <w:left w:val="none" w:sz="0" w:space="0" w:color="auto"/>
                                    <w:bottom w:val="none" w:sz="0" w:space="0" w:color="auto"/>
                                    <w:right w:val="none" w:sz="0" w:space="0" w:color="auto"/>
                                  </w:divBdr>
                                  <w:divsChild>
                                    <w:div w:id="1417942979">
                                      <w:marLeft w:val="0"/>
                                      <w:marRight w:val="0"/>
                                      <w:marTop w:val="0"/>
                                      <w:marBottom w:val="0"/>
                                      <w:divBdr>
                                        <w:top w:val="none" w:sz="0" w:space="0" w:color="auto"/>
                                        <w:left w:val="none" w:sz="0" w:space="0" w:color="auto"/>
                                        <w:bottom w:val="none" w:sz="0" w:space="0" w:color="auto"/>
                                        <w:right w:val="none" w:sz="0" w:space="0" w:color="auto"/>
                                      </w:divBdr>
                                      <w:divsChild>
                                        <w:div w:id="1106736025">
                                          <w:marLeft w:val="0"/>
                                          <w:marRight w:val="0"/>
                                          <w:marTop w:val="0"/>
                                          <w:marBottom w:val="0"/>
                                          <w:divBdr>
                                            <w:top w:val="none" w:sz="0" w:space="0" w:color="auto"/>
                                            <w:left w:val="none" w:sz="0" w:space="0" w:color="auto"/>
                                            <w:bottom w:val="none" w:sz="0" w:space="0" w:color="auto"/>
                                            <w:right w:val="none" w:sz="0" w:space="0" w:color="auto"/>
                                          </w:divBdr>
                                          <w:divsChild>
                                            <w:div w:id="2073038340">
                                              <w:marLeft w:val="0"/>
                                              <w:marRight w:val="0"/>
                                              <w:marTop w:val="0"/>
                                              <w:marBottom w:val="0"/>
                                              <w:divBdr>
                                                <w:top w:val="none" w:sz="0" w:space="0" w:color="auto"/>
                                                <w:left w:val="none" w:sz="0" w:space="0" w:color="auto"/>
                                                <w:bottom w:val="none" w:sz="0" w:space="0" w:color="auto"/>
                                                <w:right w:val="none" w:sz="0" w:space="0" w:color="auto"/>
                                              </w:divBdr>
                                              <w:divsChild>
                                                <w:div w:id="705913346">
                                                  <w:marLeft w:val="0"/>
                                                  <w:marRight w:val="0"/>
                                                  <w:marTop w:val="0"/>
                                                  <w:marBottom w:val="0"/>
                                                  <w:divBdr>
                                                    <w:top w:val="none" w:sz="0" w:space="0" w:color="auto"/>
                                                    <w:left w:val="none" w:sz="0" w:space="0" w:color="auto"/>
                                                    <w:bottom w:val="none" w:sz="0" w:space="0" w:color="auto"/>
                                                    <w:right w:val="none" w:sz="0" w:space="0" w:color="auto"/>
                                                  </w:divBdr>
                                                  <w:divsChild>
                                                    <w:div w:id="1802649098">
                                                      <w:marLeft w:val="0"/>
                                                      <w:marRight w:val="0"/>
                                                      <w:marTop w:val="0"/>
                                                      <w:marBottom w:val="0"/>
                                                      <w:divBdr>
                                                        <w:top w:val="none" w:sz="0" w:space="0" w:color="auto"/>
                                                        <w:left w:val="none" w:sz="0" w:space="0" w:color="auto"/>
                                                        <w:bottom w:val="none" w:sz="0" w:space="0" w:color="auto"/>
                                                        <w:right w:val="none" w:sz="0" w:space="0" w:color="auto"/>
                                                      </w:divBdr>
                                                      <w:divsChild>
                                                        <w:div w:id="1883470739">
                                                          <w:marLeft w:val="0"/>
                                                          <w:marRight w:val="0"/>
                                                          <w:marTop w:val="0"/>
                                                          <w:marBottom w:val="0"/>
                                                          <w:divBdr>
                                                            <w:top w:val="none" w:sz="0" w:space="0" w:color="auto"/>
                                                            <w:left w:val="none" w:sz="0" w:space="0" w:color="auto"/>
                                                            <w:bottom w:val="none" w:sz="0" w:space="0" w:color="auto"/>
                                                            <w:right w:val="none" w:sz="0" w:space="0" w:color="auto"/>
                                                          </w:divBdr>
                                                          <w:divsChild>
                                                            <w:div w:id="987125720">
                                                              <w:marLeft w:val="0"/>
                                                              <w:marRight w:val="0"/>
                                                              <w:marTop w:val="0"/>
                                                              <w:marBottom w:val="0"/>
                                                              <w:divBdr>
                                                                <w:top w:val="none" w:sz="0" w:space="0" w:color="auto"/>
                                                                <w:left w:val="none" w:sz="0" w:space="0" w:color="auto"/>
                                                                <w:bottom w:val="none" w:sz="0" w:space="0" w:color="auto"/>
                                                                <w:right w:val="none" w:sz="0" w:space="0" w:color="auto"/>
                                                              </w:divBdr>
                                                            </w:div>
                                                            <w:div w:id="1313481022">
                                                              <w:marLeft w:val="0"/>
                                                              <w:marRight w:val="0"/>
                                                              <w:marTop w:val="0"/>
                                                              <w:marBottom w:val="0"/>
                                                              <w:divBdr>
                                                                <w:top w:val="none" w:sz="0" w:space="0" w:color="auto"/>
                                                                <w:left w:val="none" w:sz="0" w:space="0" w:color="auto"/>
                                                                <w:bottom w:val="none" w:sz="0" w:space="0" w:color="auto"/>
                                                                <w:right w:val="none" w:sz="0" w:space="0" w:color="auto"/>
                                                              </w:divBdr>
                                                            </w:div>
                                                            <w:div w:id="324016650">
                                                              <w:marLeft w:val="0"/>
                                                              <w:marRight w:val="0"/>
                                                              <w:marTop w:val="0"/>
                                                              <w:marBottom w:val="0"/>
                                                              <w:divBdr>
                                                                <w:top w:val="none" w:sz="0" w:space="0" w:color="auto"/>
                                                                <w:left w:val="none" w:sz="0" w:space="0" w:color="auto"/>
                                                                <w:bottom w:val="none" w:sz="0" w:space="0" w:color="auto"/>
                                                                <w:right w:val="none" w:sz="0" w:space="0" w:color="auto"/>
                                                              </w:divBdr>
                                                              <w:divsChild>
                                                                <w:div w:id="840391013">
                                                                  <w:marLeft w:val="0"/>
                                                                  <w:marRight w:val="0"/>
                                                                  <w:marTop w:val="0"/>
                                                                  <w:marBottom w:val="0"/>
                                                                  <w:divBdr>
                                                                    <w:top w:val="none" w:sz="0" w:space="0" w:color="auto"/>
                                                                    <w:left w:val="none" w:sz="0" w:space="0" w:color="auto"/>
                                                                    <w:bottom w:val="none" w:sz="0" w:space="0" w:color="auto"/>
                                                                    <w:right w:val="none" w:sz="0" w:space="0" w:color="auto"/>
                                                                  </w:divBdr>
                                                                  <w:divsChild>
                                                                    <w:div w:id="1930001294">
                                                                      <w:marLeft w:val="0"/>
                                                                      <w:marRight w:val="0"/>
                                                                      <w:marTop w:val="0"/>
                                                                      <w:marBottom w:val="0"/>
                                                                      <w:divBdr>
                                                                        <w:top w:val="none" w:sz="0" w:space="0" w:color="auto"/>
                                                                        <w:left w:val="none" w:sz="0" w:space="0" w:color="auto"/>
                                                                        <w:bottom w:val="none" w:sz="0" w:space="0" w:color="auto"/>
                                                                        <w:right w:val="none" w:sz="0" w:space="0" w:color="auto"/>
                                                                      </w:divBdr>
                                                                      <w:divsChild>
                                                                        <w:div w:id="6600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816424">
                              <w:marLeft w:val="0"/>
                              <w:marRight w:val="0"/>
                              <w:marTop w:val="0"/>
                              <w:marBottom w:val="0"/>
                              <w:divBdr>
                                <w:top w:val="none" w:sz="0" w:space="0" w:color="auto"/>
                                <w:left w:val="none" w:sz="0" w:space="0" w:color="auto"/>
                                <w:bottom w:val="none" w:sz="0" w:space="0" w:color="auto"/>
                                <w:right w:val="none" w:sz="0" w:space="0" w:color="auto"/>
                              </w:divBdr>
                              <w:divsChild>
                                <w:div w:id="87316411">
                                  <w:marLeft w:val="0"/>
                                  <w:marRight w:val="0"/>
                                  <w:marTop w:val="0"/>
                                  <w:marBottom w:val="0"/>
                                  <w:divBdr>
                                    <w:top w:val="none" w:sz="0" w:space="0" w:color="auto"/>
                                    <w:left w:val="none" w:sz="0" w:space="0" w:color="auto"/>
                                    <w:bottom w:val="none" w:sz="0" w:space="0" w:color="auto"/>
                                    <w:right w:val="none" w:sz="0" w:space="0" w:color="auto"/>
                                  </w:divBdr>
                                  <w:divsChild>
                                    <w:div w:id="50928722">
                                      <w:marLeft w:val="0"/>
                                      <w:marRight w:val="0"/>
                                      <w:marTop w:val="0"/>
                                      <w:marBottom w:val="0"/>
                                      <w:divBdr>
                                        <w:top w:val="none" w:sz="0" w:space="0" w:color="auto"/>
                                        <w:left w:val="none" w:sz="0" w:space="0" w:color="auto"/>
                                        <w:bottom w:val="none" w:sz="0" w:space="0" w:color="auto"/>
                                        <w:right w:val="none" w:sz="0" w:space="0" w:color="auto"/>
                                      </w:divBdr>
                                      <w:divsChild>
                                        <w:div w:id="7110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2673">
                                  <w:marLeft w:val="0"/>
                                  <w:marRight w:val="0"/>
                                  <w:marTop w:val="0"/>
                                  <w:marBottom w:val="0"/>
                                  <w:divBdr>
                                    <w:top w:val="none" w:sz="0" w:space="0" w:color="auto"/>
                                    <w:left w:val="none" w:sz="0" w:space="0" w:color="auto"/>
                                    <w:bottom w:val="none" w:sz="0" w:space="0" w:color="auto"/>
                                    <w:right w:val="none" w:sz="0" w:space="0" w:color="auto"/>
                                  </w:divBdr>
                                  <w:divsChild>
                                    <w:div w:id="1265770509">
                                      <w:marLeft w:val="0"/>
                                      <w:marRight w:val="0"/>
                                      <w:marTop w:val="0"/>
                                      <w:marBottom w:val="0"/>
                                      <w:divBdr>
                                        <w:top w:val="none" w:sz="0" w:space="0" w:color="auto"/>
                                        <w:left w:val="none" w:sz="0" w:space="0" w:color="auto"/>
                                        <w:bottom w:val="none" w:sz="0" w:space="0" w:color="auto"/>
                                        <w:right w:val="none" w:sz="0" w:space="0" w:color="auto"/>
                                      </w:divBdr>
                                      <w:divsChild>
                                        <w:div w:id="715279157">
                                          <w:marLeft w:val="0"/>
                                          <w:marRight w:val="0"/>
                                          <w:marTop w:val="0"/>
                                          <w:marBottom w:val="0"/>
                                          <w:divBdr>
                                            <w:top w:val="none" w:sz="0" w:space="0" w:color="auto"/>
                                            <w:left w:val="none" w:sz="0" w:space="0" w:color="auto"/>
                                            <w:bottom w:val="none" w:sz="0" w:space="0" w:color="auto"/>
                                            <w:right w:val="none" w:sz="0" w:space="0" w:color="auto"/>
                                          </w:divBdr>
                                          <w:divsChild>
                                            <w:div w:id="1996642812">
                                              <w:marLeft w:val="0"/>
                                              <w:marRight w:val="0"/>
                                              <w:marTop w:val="0"/>
                                              <w:marBottom w:val="0"/>
                                              <w:divBdr>
                                                <w:top w:val="none" w:sz="0" w:space="0" w:color="auto"/>
                                                <w:left w:val="none" w:sz="0" w:space="0" w:color="auto"/>
                                                <w:bottom w:val="none" w:sz="0" w:space="0" w:color="auto"/>
                                                <w:right w:val="none" w:sz="0" w:space="0" w:color="auto"/>
                                              </w:divBdr>
                                              <w:divsChild>
                                                <w:div w:id="1115758694">
                                                  <w:marLeft w:val="0"/>
                                                  <w:marRight w:val="0"/>
                                                  <w:marTop w:val="0"/>
                                                  <w:marBottom w:val="0"/>
                                                  <w:divBdr>
                                                    <w:top w:val="none" w:sz="0" w:space="0" w:color="auto"/>
                                                    <w:left w:val="none" w:sz="0" w:space="0" w:color="auto"/>
                                                    <w:bottom w:val="none" w:sz="0" w:space="0" w:color="auto"/>
                                                    <w:right w:val="none" w:sz="0" w:space="0" w:color="auto"/>
                                                  </w:divBdr>
                                                  <w:divsChild>
                                                    <w:div w:id="745537744">
                                                      <w:marLeft w:val="0"/>
                                                      <w:marRight w:val="0"/>
                                                      <w:marTop w:val="0"/>
                                                      <w:marBottom w:val="0"/>
                                                      <w:divBdr>
                                                        <w:top w:val="none" w:sz="0" w:space="0" w:color="auto"/>
                                                        <w:left w:val="none" w:sz="0" w:space="0" w:color="auto"/>
                                                        <w:bottom w:val="none" w:sz="0" w:space="0" w:color="auto"/>
                                                        <w:right w:val="none" w:sz="0" w:space="0" w:color="auto"/>
                                                      </w:divBdr>
                                                      <w:divsChild>
                                                        <w:div w:id="2029988361">
                                                          <w:marLeft w:val="0"/>
                                                          <w:marRight w:val="0"/>
                                                          <w:marTop w:val="0"/>
                                                          <w:marBottom w:val="0"/>
                                                          <w:divBdr>
                                                            <w:top w:val="none" w:sz="0" w:space="0" w:color="auto"/>
                                                            <w:left w:val="none" w:sz="0" w:space="0" w:color="auto"/>
                                                            <w:bottom w:val="none" w:sz="0" w:space="0" w:color="auto"/>
                                                            <w:right w:val="none" w:sz="0" w:space="0" w:color="auto"/>
                                                          </w:divBdr>
                                                          <w:divsChild>
                                                            <w:div w:id="81804377">
                                                              <w:marLeft w:val="0"/>
                                                              <w:marRight w:val="0"/>
                                                              <w:marTop w:val="0"/>
                                                              <w:marBottom w:val="0"/>
                                                              <w:divBdr>
                                                                <w:top w:val="none" w:sz="0" w:space="0" w:color="auto"/>
                                                                <w:left w:val="none" w:sz="0" w:space="0" w:color="auto"/>
                                                                <w:bottom w:val="none" w:sz="0" w:space="0" w:color="auto"/>
                                                                <w:right w:val="none" w:sz="0" w:space="0" w:color="auto"/>
                                                              </w:divBdr>
                                                              <w:divsChild>
                                                                <w:div w:id="831455839">
                                                                  <w:marLeft w:val="0"/>
                                                                  <w:marRight w:val="0"/>
                                                                  <w:marTop w:val="0"/>
                                                                  <w:marBottom w:val="0"/>
                                                                  <w:divBdr>
                                                                    <w:top w:val="none" w:sz="0" w:space="0" w:color="auto"/>
                                                                    <w:left w:val="none" w:sz="0" w:space="0" w:color="auto"/>
                                                                    <w:bottom w:val="none" w:sz="0" w:space="0" w:color="auto"/>
                                                                    <w:right w:val="none" w:sz="0" w:space="0" w:color="auto"/>
                                                                  </w:divBdr>
                                                                  <w:divsChild>
                                                                    <w:div w:id="732891401">
                                                                      <w:marLeft w:val="0"/>
                                                                      <w:marRight w:val="0"/>
                                                                      <w:marTop w:val="0"/>
                                                                      <w:marBottom w:val="0"/>
                                                                      <w:divBdr>
                                                                        <w:top w:val="none" w:sz="0" w:space="0" w:color="auto"/>
                                                                        <w:left w:val="none" w:sz="0" w:space="0" w:color="auto"/>
                                                                        <w:bottom w:val="none" w:sz="0" w:space="0" w:color="auto"/>
                                                                        <w:right w:val="none" w:sz="0" w:space="0" w:color="auto"/>
                                                                      </w:divBdr>
                                                                      <w:divsChild>
                                                                        <w:div w:id="3975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049355">
                              <w:marLeft w:val="0"/>
                              <w:marRight w:val="0"/>
                              <w:marTop w:val="0"/>
                              <w:marBottom w:val="0"/>
                              <w:divBdr>
                                <w:top w:val="none" w:sz="0" w:space="0" w:color="auto"/>
                                <w:left w:val="none" w:sz="0" w:space="0" w:color="auto"/>
                                <w:bottom w:val="none" w:sz="0" w:space="0" w:color="auto"/>
                                <w:right w:val="none" w:sz="0" w:space="0" w:color="auto"/>
                              </w:divBdr>
                              <w:divsChild>
                                <w:div w:id="1763212165">
                                  <w:marLeft w:val="0"/>
                                  <w:marRight w:val="0"/>
                                  <w:marTop w:val="0"/>
                                  <w:marBottom w:val="0"/>
                                  <w:divBdr>
                                    <w:top w:val="none" w:sz="0" w:space="0" w:color="auto"/>
                                    <w:left w:val="none" w:sz="0" w:space="0" w:color="auto"/>
                                    <w:bottom w:val="none" w:sz="0" w:space="0" w:color="auto"/>
                                    <w:right w:val="none" w:sz="0" w:space="0" w:color="auto"/>
                                  </w:divBdr>
                                  <w:divsChild>
                                    <w:div w:id="1663194067">
                                      <w:marLeft w:val="0"/>
                                      <w:marRight w:val="0"/>
                                      <w:marTop w:val="0"/>
                                      <w:marBottom w:val="0"/>
                                      <w:divBdr>
                                        <w:top w:val="none" w:sz="0" w:space="0" w:color="auto"/>
                                        <w:left w:val="none" w:sz="0" w:space="0" w:color="auto"/>
                                        <w:bottom w:val="none" w:sz="0" w:space="0" w:color="auto"/>
                                        <w:right w:val="none" w:sz="0" w:space="0" w:color="auto"/>
                                      </w:divBdr>
                                      <w:divsChild>
                                        <w:div w:id="21468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044">
                                  <w:marLeft w:val="0"/>
                                  <w:marRight w:val="0"/>
                                  <w:marTop w:val="0"/>
                                  <w:marBottom w:val="0"/>
                                  <w:divBdr>
                                    <w:top w:val="none" w:sz="0" w:space="0" w:color="auto"/>
                                    <w:left w:val="none" w:sz="0" w:space="0" w:color="auto"/>
                                    <w:bottom w:val="none" w:sz="0" w:space="0" w:color="auto"/>
                                    <w:right w:val="none" w:sz="0" w:space="0" w:color="auto"/>
                                  </w:divBdr>
                                  <w:divsChild>
                                    <w:div w:id="1671828004">
                                      <w:marLeft w:val="0"/>
                                      <w:marRight w:val="0"/>
                                      <w:marTop w:val="0"/>
                                      <w:marBottom w:val="0"/>
                                      <w:divBdr>
                                        <w:top w:val="none" w:sz="0" w:space="0" w:color="auto"/>
                                        <w:left w:val="none" w:sz="0" w:space="0" w:color="auto"/>
                                        <w:bottom w:val="none" w:sz="0" w:space="0" w:color="auto"/>
                                        <w:right w:val="none" w:sz="0" w:space="0" w:color="auto"/>
                                      </w:divBdr>
                                      <w:divsChild>
                                        <w:div w:id="1120339070">
                                          <w:marLeft w:val="0"/>
                                          <w:marRight w:val="0"/>
                                          <w:marTop w:val="0"/>
                                          <w:marBottom w:val="0"/>
                                          <w:divBdr>
                                            <w:top w:val="none" w:sz="0" w:space="0" w:color="auto"/>
                                            <w:left w:val="none" w:sz="0" w:space="0" w:color="auto"/>
                                            <w:bottom w:val="none" w:sz="0" w:space="0" w:color="auto"/>
                                            <w:right w:val="none" w:sz="0" w:space="0" w:color="auto"/>
                                          </w:divBdr>
                                          <w:divsChild>
                                            <w:div w:id="1323850673">
                                              <w:marLeft w:val="0"/>
                                              <w:marRight w:val="0"/>
                                              <w:marTop w:val="0"/>
                                              <w:marBottom w:val="0"/>
                                              <w:divBdr>
                                                <w:top w:val="none" w:sz="0" w:space="0" w:color="auto"/>
                                                <w:left w:val="none" w:sz="0" w:space="0" w:color="auto"/>
                                                <w:bottom w:val="none" w:sz="0" w:space="0" w:color="auto"/>
                                                <w:right w:val="none" w:sz="0" w:space="0" w:color="auto"/>
                                              </w:divBdr>
                                              <w:divsChild>
                                                <w:div w:id="899511283">
                                                  <w:marLeft w:val="0"/>
                                                  <w:marRight w:val="0"/>
                                                  <w:marTop w:val="0"/>
                                                  <w:marBottom w:val="0"/>
                                                  <w:divBdr>
                                                    <w:top w:val="none" w:sz="0" w:space="0" w:color="auto"/>
                                                    <w:left w:val="none" w:sz="0" w:space="0" w:color="auto"/>
                                                    <w:bottom w:val="none" w:sz="0" w:space="0" w:color="auto"/>
                                                    <w:right w:val="none" w:sz="0" w:space="0" w:color="auto"/>
                                                  </w:divBdr>
                                                  <w:divsChild>
                                                    <w:div w:id="1079062516">
                                                      <w:marLeft w:val="0"/>
                                                      <w:marRight w:val="0"/>
                                                      <w:marTop w:val="0"/>
                                                      <w:marBottom w:val="0"/>
                                                      <w:divBdr>
                                                        <w:top w:val="none" w:sz="0" w:space="0" w:color="auto"/>
                                                        <w:left w:val="none" w:sz="0" w:space="0" w:color="auto"/>
                                                        <w:bottom w:val="none" w:sz="0" w:space="0" w:color="auto"/>
                                                        <w:right w:val="none" w:sz="0" w:space="0" w:color="auto"/>
                                                      </w:divBdr>
                                                      <w:divsChild>
                                                        <w:div w:id="1016082250">
                                                          <w:marLeft w:val="0"/>
                                                          <w:marRight w:val="0"/>
                                                          <w:marTop w:val="0"/>
                                                          <w:marBottom w:val="0"/>
                                                          <w:divBdr>
                                                            <w:top w:val="none" w:sz="0" w:space="0" w:color="auto"/>
                                                            <w:left w:val="none" w:sz="0" w:space="0" w:color="auto"/>
                                                            <w:bottom w:val="none" w:sz="0" w:space="0" w:color="auto"/>
                                                            <w:right w:val="none" w:sz="0" w:space="0" w:color="auto"/>
                                                          </w:divBdr>
                                                          <w:divsChild>
                                                            <w:div w:id="348600310">
                                                              <w:marLeft w:val="0"/>
                                                              <w:marRight w:val="0"/>
                                                              <w:marTop w:val="0"/>
                                                              <w:marBottom w:val="0"/>
                                                              <w:divBdr>
                                                                <w:top w:val="none" w:sz="0" w:space="0" w:color="auto"/>
                                                                <w:left w:val="none" w:sz="0" w:space="0" w:color="auto"/>
                                                                <w:bottom w:val="none" w:sz="0" w:space="0" w:color="auto"/>
                                                                <w:right w:val="none" w:sz="0" w:space="0" w:color="auto"/>
                                                              </w:divBdr>
                                                              <w:divsChild>
                                                                <w:div w:id="2138601514">
                                                                  <w:marLeft w:val="0"/>
                                                                  <w:marRight w:val="0"/>
                                                                  <w:marTop w:val="0"/>
                                                                  <w:marBottom w:val="0"/>
                                                                  <w:divBdr>
                                                                    <w:top w:val="none" w:sz="0" w:space="0" w:color="auto"/>
                                                                    <w:left w:val="none" w:sz="0" w:space="0" w:color="auto"/>
                                                                    <w:bottom w:val="none" w:sz="0" w:space="0" w:color="auto"/>
                                                                    <w:right w:val="none" w:sz="0" w:space="0" w:color="auto"/>
                                                                  </w:divBdr>
                                                                  <w:divsChild>
                                                                    <w:div w:id="1102604265">
                                                                      <w:marLeft w:val="0"/>
                                                                      <w:marRight w:val="0"/>
                                                                      <w:marTop w:val="0"/>
                                                                      <w:marBottom w:val="0"/>
                                                                      <w:divBdr>
                                                                        <w:top w:val="none" w:sz="0" w:space="0" w:color="auto"/>
                                                                        <w:left w:val="none" w:sz="0" w:space="0" w:color="auto"/>
                                                                        <w:bottom w:val="none" w:sz="0" w:space="0" w:color="auto"/>
                                                                        <w:right w:val="none" w:sz="0" w:space="0" w:color="auto"/>
                                                                      </w:divBdr>
                                                                      <w:divsChild>
                                                                        <w:div w:id="11608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69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676768">
                              <w:marLeft w:val="0"/>
                              <w:marRight w:val="0"/>
                              <w:marTop w:val="0"/>
                              <w:marBottom w:val="0"/>
                              <w:divBdr>
                                <w:top w:val="none" w:sz="0" w:space="0" w:color="auto"/>
                                <w:left w:val="none" w:sz="0" w:space="0" w:color="auto"/>
                                <w:bottom w:val="none" w:sz="0" w:space="0" w:color="auto"/>
                                <w:right w:val="none" w:sz="0" w:space="0" w:color="auto"/>
                              </w:divBdr>
                              <w:divsChild>
                                <w:div w:id="116219155">
                                  <w:marLeft w:val="0"/>
                                  <w:marRight w:val="0"/>
                                  <w:marTop w:val="0"/>
                                  <w:marBottom w:val="0"/>
                                  <w:divBdr>
                                    <w:top w:val="none" w:sz="0" w:space="0" w:color="auto"/>
                                    <w:left w:val="none" w:sz="0" w:space="0" w:color="auto"/>
                                    <w:bottom w:val="none" w:sz="0" w:space="0" w:color="auto"/>
                                    <w:right w:val="none" w:sz="0" w:space="0" w:color="auto"/>
                                  </w:divBdr>
                                  <w:divsChild>
                                    <w:div w:id="1098138665">
                                      <w:marLeft w:val="0"/>
                                      <w:marRight w:val="0"/>
                                      <w:marTop w:val="0"/>
                                      <w:marBottom w:val="0"/>
                                      <w:divBdr>
                                        <w:top w:val="none" w:sz="0" w:space="0" w:color="auto"/>
                                        <w:left w:val="none" w:sz="0" w:space="0" w:color="auto"/>
                                        <w:bottom w:val="none" w:sz="0" w:space="0" w:color="auto"/>
                                        <w:right w:val="none" w:sz="0" w:space="0" w:color="auto"/>
                                      </w:divBdr>
                                      <w:divsChild>
                                        <w:div w:id="11257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9424">
                                  <w:marLeft w:val="0"/>
                                  <w:marRight w:val="0"/>
                                  <w:marTop w:val="0"/>
                                  <w:marBottom w:val="0"/>
                                  <w:divBdr>
                                    <w:top w:val="none" w:sz="0" w:space="0" w:color="auto"/>
                                    <w:left w:val="none" w:sz="0" w:space="0" w:color="auto"/>
                                    <w:bottom w:val="none" w:sz="0" w:space="0" w:color="auto"/>
                                    <w:right w:val="none" w:sz="0" w:space="0" w:color="auto"/>
                                  </w:divBdr>
                                  <w:divsChild>
                                    <w:div w:id="808017568">
                                      <w:marLeft w:val="0"/>
                                      <w:marRight w:val="0"/>
                                      <w:marTop w:val="0"/>
                                      <w:marBottom w:val="0"/>
                                      <w:divBdr>
                                        <w:top w:val="none" w:sz="0" w:space="0" w:color="auto"/>
                                        <w:left w:val="none" w:sz="0" w:space="0" w:color="auto"/>
                                        <w:bottom w:val="none" w:sz="0" w:space="0" w:color="auto"/>
                                        <w:right w:val="none" w:sz="0" w:space="0" w:color="auto"/>
                                      </w:divBdr>
                                      <w:divsChild>
                                        <w:div w:id="1012300826">
                                          <w:marLeft w:val="0"/>
                                          <w:marRight w:val="0"/>
                                          <w:marTop w:val="0"/>
                                          <w:marBottom w:val="0"/>
                                          <w:divBdr>
                                            <w:top w:val="none" w:sz="0" w:space="0" w:color="auto"/>
                                            <w:left w:val="none" w:sz="0" w:space="0" w:color="auto"/>
                                            <w:bottom w:val="none" w:sz="0" w:space="0" w:color="auto"/>
                                            <w:right w:val="none" w:sz="0" w:space="0" w:color="auto"/>
                                          </w:divBdr>
                                          <w:divsChild>
                                            <w:div w:id="3091784">
                                              <w:marLeft w:val="0"/>
                                              <w:marRight w:val="0"/>
                                              <w:marTop w:val="0"/>
                                              <w:marBottom w:val="0"/>
                                              <w:divBdr>
                                                <w:top w:val="none" w:sz="0" w:space="0" w:color="auto"/>
                                                <w:left w:val="none" w:sz="0" w:space="0" w:color="auto"/>
                                                <w:bottom w:val="none" w:sz="0" w:space="0" w:color="auto"/>
                                                <w:right w:val="none" w:sz="0" w:space="0" w:color="auto"/>
                                              </w:divBdr>
                                              <w:divsChild>
                                                <w:div w:id="2013334198">
                                                  <w:marLeft w:val="0"/>
                                                  <w:marRight w:val="0"/>
                                                  <w:marTop w:val="0"/>
                                                  <w:marBottom w:val="0"/>
                                                  <w:divBdr>
                                                    <w:top w:val="none" w:sz="0" w:space="0" w:color="auto"/>
                                                    <w:left w:val="none" w:sz="0" w:space="0" w:color="auto"/>
                                                    <w:bottom w:val="none" w:sz="0" w:space="0" w:color="auto"/>
                                                    <w:right w:val="none" w:sz="0" w:space="0" w:color="auto"/>
                                                  </w:divBdr>
                                                  <w:divsChild>
                                                    <w:div w:id="1565986852">
                                                      <w:marLeft w:val="0"/>
                                                      <w:marRight w:val="0"/>
                                                      <w:marTop w:val="0"/>
                                                      <w:marBottom w:val="0"/>
                                                      <w:divBdr>
                                                        <w:top w:val="none" w:sz="0" w:space="0" w:color="auto"/>
                                                        <w:left w:val="none" w:sz="0" w:space="0" w:color="auto"/>
                                                        <w:bottom w:val="none" w:sz="0" w:space="0" w:color="auto"/>
                                                        <w:right w:val="none" w:sz="0" w:space="0" w:color="auto"/>
                                                      </w:divBdr>
                                                      <w:divsChild>
                                                        <w:div w:id="580524109">
                                                          <w:marLeft w:val="0"/>
                                                          <w:marRight w:val="0"/>
                                                          <w:marTop w:val="0"/>
                                                          <w:marBottom w:val="0"/>
                                                          <w:divBdr>
                                                            <w:top w:val="none" w:sz="0" w:space="0" w:color="auto"/>
                                                            <w:left w:val="none" w:sz="0" w:space="0" w:color="auto"/>
                                                            <w:bottom w:val="none" w:sz="0" w:space="0" w:color="auto"/>
                                                            <w:right w:val="none" w:sz="0" w:space="0" w:color="auto"/>
                                                          </w:divBdr>
                                                        </w:div>
                                                      </w:divsChild>
                                                    </w:div>
                                                    <w:div w:id="744957978">
                                                      <w:marLeft w:val="0"/>
                                                      <w:marRight w:val="0"/>
                                                      <w:marTop w:val="0"/>
                                                      <w:marBottom w:val="0"/>
                                                      <w:divBdr>
                                                        <w:top w:val="none" w:sz="0" w:space="0" w:color="auto"/>
                                                        <w:left w:val="none" w:sz="0" w:space="0" w:color="auto"/>
                                                        <w:bottom w:val="none" w:sz="0" w:space="0" w:color="auto"/>
                                                        <w:right w:val="none" w:sz="0" w:space="0" w:color="auto"/>
                                                      </w:divBdr>
                                                      <w:divsChild>
                                                        <w:div w:id="1434009872">
                                                          <w:marLeft w:val="0"/>
                                                          <w:marRight w:val="0"/>
                                                          <w:marTop w:val="120"/>
                                                          <w:marBottom w:val="240"/>
                                                          <w:divBdr>
                                                            <w:top w:val="none" w:sz="0" w:space="0" w:color="auto"/>
                                                            <w:left w:val="none" w:sz="0" w:space="0" w:color="auto"/>
                                                            <w:bottom w:val="none" w:sz="0" w:space="0" w:color="auto"/>
                                                            <w:right w:val="none" w:sz="0" w:space="0" w:color="auto"/>
                                                          </w:divBdr>
                                                          <w:divsChild>
                                                            <w:div w:id="11067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81069">
                              <w:marLeft w:val="0"/>
                              <w:marRight w:val="0"/>
                              <w:marTop w:val="0"/>
                              <w:marBottom w:val="0"/>
                              <w:divBdr>
                                <w:top w:val="none" w:sz="0" w:space="0" w:color="auto"/>
                                <w:left w:val="none" w:sz="0" w:space="0" w:color="auto"/>
                                <w:bottom w:val="none" w:sz="0" w:space="0" w:color="auto"/>
                                <w:right w:val="none" w:sz="0" w:space="0" w:color="auto"/>
                              </w:divBdr>
                              <w:divsChild>
                                <w:div w:id="152070710">
                                  <w:marLeft w:val="0"/>
                                  <w:marRight w:val="0"/>
                                  <w:marTop w:val="0"/>
                                  <w:marBottom w:val="0"/>
                                  <w:divBdr>
                                    <w:top w:val="none" w:sz="0" w:space="0" w:color="auto"/>
                                    <w:left w:val="none" w:sz="0" w:space="0" w:color="auto"/>
                                    <w:bottom w:val="none" w:sz="0" w:space="0" w:color="auto"/>
                                    <w:right w:val="none" w:sz="0" w:space="0" w:color="auto"/>
                                  </w:divBdr>
                                  <w:divsChild>
                                    <w:div w:id="1798839118">
                                      <w:marLeft w:val="0"/>
                                      <w:marRight w:val="0"/>
                                      <w:marTop w:val="0"/>
                                      <w:marBottom w:val="0"/>
                                      <w:divBdr>
                                        <w:top w:val="none" w:sz="0" w:space="0" w:color="auto"/>
                                        <w:left w:val="none" w:sz="0" w:space="0" w:color="auto"/>
                                        <w:bottom w:val="none" w:sz="0" w:space="0" w:color="auto"/>
                                        <w:right w:val="none" w:sz="0" w:space="0" w:color="auto"/>
                                      </w:divBdr>
                                      <w:divsChild>
                                        <w:div w:id="5109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2201">
                                  <w:marLeft w:val="0"/>
                                  <w:marRight w:val="0"/>
                                  <w:marTop w:val="0"/>
                                  <w:marBottom w:val="0"/>
                                  <w:divBdr>
                                    <w:top w:val="none" w:sz="0" w:space="0" w:color="auto"/>
                                    <w:left w:val="none" w:sz="0" w:space="0" w:color="auto"/>
                                    <w:bottom w:val="none" w:sz="0" w:space="0" w:color="auto"/>
                                    <w:right w:val="none" w:sz="0" w:space="0" w:color="auto"/>
                                  </w:divBdr>
                                  <w:divsChild>
                                    <w:div w:id="1830055855">
                                      <w:marLeft w:val="0"/>
                                      <w:marRight w:val="0"/>
                                      <w:marTop w:val="0"/>
                                      <w:marBottom w:val="0"/>
                                      <w:divBdr>
                                        <w:top w:val="none" w:sz="0" w:space="0" w:color="auto"/>
                                        <w:left w:val="none" w:sz="0" w:space="0" w:color="auto"/>
                                        <w:bottom w:val="none" w:sz="0" w:space="0" w:color="auto"/>
                                        <w:right w:val="none" w:sz="0" w:space="0" w:color="auto"/>
                                      </w:divBdr>
                                      <w:divsChild>
                                        <w:div w:id="1032263037">
                                          <w:marLeft w:val="0"/>
                                          <w:marRight w:val="0"/>
                                          <w:marTop w:val="0"/>
                                          <w:marBottom w:val="0"/>
                                          <w:divBdr>
                                            <w:top w:val="none" w:sz="0" w:space="0" w:color="auto"/>
                                            <w:left w:val="none" w:sz="0" w:space="0" w:color="auto"/>
                                            <w:bottom w:val="none" w:sz="0" w:space="0" w:color="auto"/>
                                            <w:right w:val="none" w:sz="0" w:space="0" w:color="auto"/>
                                          </w:divBdr>
                                          <w:divsChild>
                                            <w:div w:id="2095666834">
                                              <w:marLeft w:val="0"/>
                                              <w:marRight w:val="0"/>
                                              <w:marTop w:val="0"/>
                                              <w:marBottom w:val="0"/>
                                              <w:divBdr>
                                                <w:top w:val="none" w:sz="0" w:space="0" w:color="auto"/>
                                                <w:left w:val="none" w:sz="0" w:space="0" w:color="auto"/>
                                                <w:bottom w:val="none" w:sz="0" w:space="0" w:color="auto"/>
                                                <w:right w:val="none" w:sz="0" w:space="0" w:color="auto"/>
                                              </w:divBdr>
                                              <w:divsChild>
                                                <w:div w:id="864752771">
                                                  <w:marLeft w:val="0"/>
                                                  <w:marRight w:val="0"/>
                                                  <w:marTop w:val="0"/>
                                                  <w:marBottom w:val="0"/>
                                                  <w:divBdr>
                                                    <w:top w:val="none" w:sz="0" w:space="0" w:color="auto"/>
                                                    <w:left w:val="none" w:sz="0" w:space="0" w:color="auto"/>
                                                    <w:bottom w:val="none" w:sz="0" w:space="0" w:color="auto"/>
                                                    <w:right w:val="none" w:sz="0" w:space="0" w:color="auto"/>
                                                  </w:divBdr>
                                                  <w:divsChild>
                                                    <w:div w:id="808599040">
                                                      <w:marLeft w:val="0"/>
                                                      <w:marRight w:val="0"/>
                                                      <w:marTop w:val="0"/>
                                                      <w:marBottom w:val="0"/>
                                                      <w:divBdr>
                                                        <w:top w:val="none" w:sz="0" w:space="0" w:color="auto"/>
                                                        <w:left w:val="none" w:sz="0" w:space="0" w:color="auto"/>
                                                        <w:bottom w:val="none" w:sz="0" w:space="0" w:color="auto"/>
                                                        <w:right w:val="none" w:sz="0" w:space="0" w:color="auto"/>
                                                      </w:divBdr>
                                                      <w:divsChild>
                                                        <w:div w:id="13659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138172">
                              <w:marLeft w:val="0"/>
                              <w:marRight w:val="0"/>
                              <w:marTop w:val="0"/>
                              <w:marBottom w:val="0"/>
                              <w:divBdr>
                                <w:top w:val="none" w:sz="0" w:space="0" w:color="auto"/>
                                <w:left w:val="none" w:sz="0" w:space="0" w:color="auto"/>
                                <w:bottom w:val="none" w:sz="0" w:space="0" w:color="auto"/>
                                <w:right w:val="none" w:sz="0" w:space="0" w:color="auto"/>
                              </w:divBdr>
                              <w:divsChild>
                                <w:div w:id="845441772">
                                  <w:marLeft w:val="0"/>
                                  <w:marRight w:val="0"/>
                                  <w:marTop w:val="0"/>
                                  <w:marBottom w:val="0"/>
                                  <w:divBdr>
                                    <w:top w:val="none" w:sz="0" w:space="0" w:color="auto"/>
                                    <w:left w:val="none" w:sz="0" w:space="0" w:color="auto"/>
                                    <w:bottom w:val="none" w:sz="0" w:space="0" w:color="auto"/>
                                    <w:right w:val="none" w:sz="0" w:space="0" w:color="auto"/>
                                  </w:divBdr>
                                  <w:divsChild>
                                    <w:div w:id="778646977">
                                      <w:marLeft w:val="0"/>
                                      <w:marRight w:val="0"/>
                                      <w:marTop w:val="0"/>
                                      <w:marBottom w:val="0"/>
                                      <w:divBdr>
                                        <w:top w:val="none" w:sz="0" w:space="0" w:color="auto"/>
                                        <w:left w:val="none" w:sz="0" w:space="0" w:color="auto"/>
                                        <w:bottom w:val="none" w:sz="0" w:space="0" w:color="auto"/>
                                        <w:right w:val="none" w:sz="0" w:space="0" w:color="auto"/>
                                      </w:divBdr>
                                      <w:divsChild>
                                        <w:div w:id="8915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2044">
                                  <w:marLeft w:val="0"/>
                                  <w:marRight w:val="0"/>
                                  <w:marTop w:val="0"/>
                                  <w:marBottom w:val="0"/>
                                  <w:divBdr>
                                    <w:top w:val="none" w:sz="0" w:space="0" w:color="auto"/>
                                    <w:left w:val="none" w:sz="0" w:space="0" w:color="auto"/>
                                    <w:bottom w:val="none" w:sz="0" w:space="0" w:color="auto"/>
                                    <w:right w:val="none" w:sz="0" w:space="0" w:color="auto"/>
                                  </w:divBdr>
                                  <w:divsChild>
                                    <w:div w:id="1742604972">
                                      <w:marLeft w:val="0"/>
                                      <w:marRight w:val="0"/>
                                      <w:marTop w:val="0"/>
                                      <w:marBottom w:val="0"/>
                                      <w:divBdr>
                                        <w:top w:val="none" w:sz="0" w:space="0" w:color="auto"/>
                                        <w:left w:val="none" w:sz="0" w:space="0" w:color="auto"/>
                                        <w:bottom w:val="none" w:sz="0" w:space="0" w:color="auto"/>
                                        <w:right w:val="none" w:sz="0" w:space="0" w:color="auto"/>
                                      </w:divBdr>
                                      <w:divsChild>
                                        <w:div w:id="1206870215">
                                          <w:marLeft w:val="0"/>
                                          <w:marRight w:val="0"/>
                                          <w:marTop w:val="0"/>
                                          <w:marBottom w:val="0"/>
                                          <w:divBdr>
                                            <w:top w:val="none" w:sz="0" w:space="0" w:color="auto"/>
                                            <w:left w:val="none" w:sz="0" w:space="0" w:color="auto"/>
                                            <w:bottom w:val="none" w:sz="0" w:space="0" w:color="auto"/>
                                            <w:right w:val="none" w:sz="0" w:space="0" w:color="auto"/>
                                          </w:divBdr>
                                          <w:divsChild>
                                            <w:div w:id="93943338">
                                              <w:marLeft w:val="0"/>
                                              <w:marRight w:val="0"/>
                                              <w:marTop w:val="0"/>
                                              <w:marBottom w:val="0"/>
                                              <w:divBdr>
                                                <w:top w:val="none" w:sz="0" w:space="0" w:color="auto"/>
                                                <w:left w:val="none" w:sz="0" w:space="0" w:color="auto"/>
                                                <w:bottom w:val="none" w:sz="0" w:space="0" w:color="auto"/>
                                                <w:right w:val="none" w:sz="0" w:space="0" w:color="auto"/>
                                              </w:divBdr>
                                              <w:divsChild>
                                                <w:div w:id="25570327">
                                                  <w:marLeft w:val="0"/>
                                                  <w:marRight w:val="0"/>
                                                  <w:marTop w:val="0"/>
                                                  <w:marBottom w:val="0"/>
                                                  <w:divBdr>
                                                    <w:top w:val="none" w:sz="0" w:space="0" w:color="auto"/>
                                                    <w:left w:val="none" w:sz="0" w:space="0" w:color="auto"/>
                                                    <w:bottom w:val="none" w:sz="0" w:space="0" w:color="auto"/>
                                                    <w:right w:val="none" w:sz="0" w:space="0" w:color="auto"/>
                                                  </w:divBdr>
                                                  <w:divsChild>
                                                    <w:div w:id="1759058165">
                                                      <w:marLeft w:val="0"/>
                                                      <w:marRight w:val="0"/>
                                                      <w:marTop w:val="0"/>
                                                      <w:marBottom w:val="0"/>
                                                      <w:divBdr>
                                                        <w:top w:val="none" w:sz="0" w:space="0" w:color="auto"/>
                                                        <w:left w:val="none" w:sz="0" w:space="0" w:color="auto"/>
                                                        <w:bottom w:val="none" w:sz="0" w:space="0" w:color="auto"/>
                                                        <w:right w:val="none" w:sz="0" w:space="0" w:color="auto"/>
                                                      </w:divBdr>
                                                      <w:divsChild>
                                                        <w:div w:id="4918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627401">
                              <w:marLeft w:val="0"/>
                              <w:marRight w:val="0"/>
                              <w:marTop w:val="0"/>
                              <w:marBottom w:val="0"/>
                              <w:divBdr>
                                <w:top w:val="none" w:sz="0" w:space="0" w:color="auto"/>
                                <w:left w:val="none" w:sz="0" w:space="0" w:color="auto"/>
                                <w:bottom w:val="none" w:sz="0" w:space="0" w:color="auto"/>
                                <w:right w:val="none" w:sz="0" w:space="0" w:color="auto"/>
                              </w:divBdr>
                              <w:divsChild>
                                <w:div w:id="488983043">
                                  <w:marLeft w:val="0"/>
                                  <w:marRight w:val="0"/>
                                  <w:marTop w:val="0"/>
                                  <w:marBottom w:val="0"/>
                                  <w:divBdr>
                                    <w:top w:val="none" w:sz="0" w:space="0" w:color="auto"/>
                                    <w:left w:val="none" w:sz="0" w:space="0" w:color="auto"/>
                                    <w:bottom w:val="none" w:sz="0" w:space="0" w:color="auto"/>
                                    <w:right w:val="none" w:sz="0" w:space="0" w:color="auto"/>
                                  </w:divBdr>
                                  <w:divsChild>
                                    <w:div w:id="558051372">
                                      <w:marLeft w:val="0"/>
                                      <w:marRight w:val="0"/>
                                      <w:marTop w:val="0"/>
                                      <w:marBottom w:val="0"/>
                                      <w:divBdr>
                                        <w:top w:val="none" w:sz="0" w:space="0" w:color="auto"/>
                                        <w:left w:val="none" w:sz="0" w:space="0" w:color="auto"/>
                                        <w:bottom w:val="none" w:sz="0" w:space="0" w:color="auto"/>
                                        <w:right w:val="none" w:sz="0" w:space="0" w:color="auto"/>
                                      </w:divBdr>
                                      <w:divsChild>
                                        <w:div w:id="10207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57664">
                                  <w:marLeft w:val="0"/>
                                  <w:marRight w:val="0"/>
                                  <w:marTop w:val="0"/>
                                  <w:marBottom w:val="0"/>
                                  <w:divBdr>
                                    <w:top w:val="none" w:sz="0" w:space="0" w:color="auto"/>
                                    <w:left w:val="none" w:sz="0" w:space="0" w:color="auto"/>
                                    <w:bottom w:val="none" w:sz="0" w:space="0" w:color="auto"/>
                                    <w:right w:val="none" w:sz="0" w:space="0" w:color="auto"/>
                                  </w:divBdr>
                                  <w:divsChild>
                                    <w:div w:id="141581236">
                                      <w:marLeft w:val="0"/>
                                      <w:marRight w:val="0"/>
                                      <w:marTop w:val="0"/>
                                      <w:marBottom w:val="0"/>
                                      <w:divBdr>
                                        <w:top w:val="none" w:sz="0" w:space="0" w:color="auto"/>
                                        <w:left w:val="none" w:sz="0" w:space="0" w:color="auto"/>
                                        <w:bottom w:val="none" w:sz="0" w:space="0" w:color="auto"/>
                                        <w:right w:val="none" w:sz="0" w:space="0" w:color="auto"/>
                                      </w:divBdr>
                                      <w:divsChild>
                                        <w:div w:id="763914511">
                                          <w:marLeft w:val="0"/>
                                          <w:marRight w:val="0"/>
                                          <w:marTop w:val="0"/>
                                          <w:marBottom w:val="0"/>
                                          <w:divBdr>
                                            <w:top w:val="none" w:sz="0" w:space="0" w:color="auto"/>
                                            <w:left w:val="none" w:sz="0" w:space="0" w:color="auto"/>
                                            <w:bottom w:val="none" w:sz="0" w:space="0" w:color="auto"/>
                                            <w:right w:val="none" w:sz="0" w:space="0" w:color="auto"/>
                                          </w:divBdr>
                                          <w:divsChild>
                                            <w:div w:id="1711032763">
                                              <w:marLeft w:val="0"/>
                                              <w:marRight w:val="0"/>
                                              <w:marTop w:val="0"/>
                                              <w:marBottom w:val="0"/>
                                              <w:divBdr>
                                                <w:top w:val="none" w:sz="0" w:space="0" w:color="auto"/>
                                                <w:left w:val="none" w:sz="0" w:space="0" w:color="auto"/>
                                                <w:bottom w:val="none" w:sz="0" w:space="0" w:color="auto"/>
                                                <w:right w:val="none" w:sz="0" w:space="0" w:color="auto"/>
                                              </w:divBdr>
                                              <w:divsChild>
                                                <w:div w:id="1271820125">
                                                  <w:marLeft w:val="0"/>
                                                  <w:marRight w:val="0"/>
                                                  <w:marTop w:val="0"/>
                                                  <w:marBottom w:val="0"/>
                                                  <w:divBdr>
                                                    <w:top w:val="none" w:sz="0" w:space="0" w:color="auto"/>
                                                    <w:left w:val="none" w:sz="0" w:space="0" w:color="auto"/>
                                                    <w:bottom w:val="none" w:sz="0" w:space="0" w:color="auto"/>
                                                    <w:right w:val="none" w:sz="0" w:space="0" w:color="auto"/>
                                                  </w:divBdr>
                                                  <w:divsChild>
                                                    <w:div w:id="1415786498">
                                                      <w:marLeft w:val="0"/>
                                                      <w:marRight w:val="0"/>
                                                      <w:marTop w:val="0"/>
                                                      <w:marBottom w:val="0"/>
                                                      <w:divBdr>
                                                        <w:top w:val="none" w:sz="0" w:space="0" w:color="auto"/>
                                                        <w:left w:val="none" w:sz="0" w:space="0" w:color="auto"/>
                                                        <w:bottom w:val="none" w:sz="0" w:space="0" w:color="auto"/>
                                                        <w:right w:val="none" w:sz="0" w:space="0" w:color="auto"/>
                                                      </w:divBdr>
                                                      <w:divsChild>
                                                        <w:div w:id="9359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430070">
                              <w:marLeft w:val="0"/>
                              <w:marRight w:val="0"/>
                              <w:marTop w:val="0"/>
                              <w:marBottom w:val="0"/>
                              <w:divBdr>
                                <w:top w:val="none" w:sz="0" w:space="0" w:color="auto"/>
                                <w:left w:val="none" w:sz="0" w:space="0" w:color="auto"/>
                                <w:bottom w:val="none" w:sz="0" w:space="0" w:color="auto"/>
                                <w:right w:val="none" w:sz="0" w:space="0" w:color="auto"/>
                              </w:divBdr>
                              <w:divsChild>
                                <w:div w:id="1600412129">
                                  <w:marLeft w:val="0"/>
                                  <w:marRight w:val="0"/>
                                  <w:marTop w:val="0"/>
                                  <w:marBottom w:val="0"/>
                                  <w:divBdr>
                                    <w:top w:val="none" w:sz="0" w:space="0" w:color="auto"/>
                                    <w:left w:val="none" w:sz="0" w:space="0" w:color="auto"/>
                                    <w:bottom w:val="none" w:sz="0" w:space="0" w:color="auto"/>
                                    <w:right w:val="none" w:sz="0" w:space="0" w:color="auto"/>
                                  </w:divBdr>
                                  <w:divsChild>
                                    <w:div w:id="725225088">
                                      <w:marLeft w:val="0"/>
                                      <w:marRight w:val="0"/>
                                      <w:marTop w:val="0"/>
                                      <w:marBottom w:val="0"/>
                                      <w:divBdr>
                                        <w:top w:val="none" w:sz="0" w:space="0" w:color="auto"/>
                                        <w:left w:val="none" w:sz="0" w:space="0" w:color="auto"/>
                                        <w:bottom w:val="none" w:sz="0" w:space="0" w:color="auto"/>
                                        <w:right w:val="none" w:sz="0" w:space="0" w:color="auto"/>
                                      </w:divBdr>
                                      <w:divsChild>
                                        <w:div w:id="9091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1220">
                                  <w:marLeft w:val="0"/>
                                  <w:marRight w:val="0"/>
                                  <w:marTop w:val="0"/>
                                  <w:marBottom w:val="0"/>
                                  <w:divBdr>
                                    <w:top w:val="none" w:sz="0" w:space="0" w:color="auto"/>
                                    <w:left w:val="none" w:sz="0" w:space="0" w:color="auto"/>
                                    <w:bottom w:val="none" w:sz="0" w:space="0" w:color="auto"/>
                                    <w:right w:val="none" w:sz="0" w:space="0" w:color="auto"/>
                                  </w:divBdr>
                                  <w:divsChild>
                                    <w:div w:id="581572499">
                                      <w:marLeft w:val="0"/>
                                      <w:marRight w:val="0"/>
                                      <w:marTop w:val="0"/>
                                      <w:marBottom w:val="0"/>
                                      <w:divBdr>
                                        <w:top w:val="none" w:sz="0" w:space="0" w:color="auto"/>
                                        <w:left w:val="none" w:sz="0" w:space="0" w:color="auto"/>
                                        <w:bottom w:val="none" w:sz="0" w:space="0" w:color="auto"/>
                                        <w:right w:val="none" w:sz="0" w:space="0" w:color="auto"/>
                                      </w:divBdr>
                                      <w:divsChild>
                                        <w:div w:id="1038630080">
                                          <w:marLeft w:val="0"/>
                                          <w:marRight w:val="0"/>
                                          <w:marTop w:val="0"/>
                                          <w:marBottom w:val="0"/>
                                          <w:divBdr>
                                            <w:top w:val="none" w:sz="0" w:space="0" w:color="auto"/>
                                            <w:left w:val="none" w:sz="0" w:space="0" w:color="auto"/>
                                            <w:bottom w:val="none" w:sz="0" w:space="0" w:color="auto"/>
                                            <w:right w:val="none" w:sz="0" w:space="0" w:color="auto"/>
                                          </w:divBdr>
                                          <w:divsChild>
                                            <w:div w:id="150608522">
                                              <w:marLeft w:val="0"/>
                                              <w:marRight w:val="0"/>
                                              <w:marTop w:val="0"/>
                                              <w:marBottom w:val="0"/>
                                              <w:divBdr>
                                                <w:top w:val="none" w:sz="0" w:space="0" w:color="auto"/>
                                                <w:left w:val="none" w:sz="0" w:space="0" w:color="auto"/>
                                                <w:bottom w:val="none" w:sz="0" w:space="0" w:color="auto"/>
                                                <w:right w:val="none" w:sz="0" w:space="0" w:color="auto"/>
                                              </w:divBdr>
                                              <w:divsChild>
                                                <w:div w:id="248004539">
                                                  <w:marLeft w:val="0"/>
                                                  <w:marRight w:val="0"/>
                                                  <w:marTop w:val="0"/>
                                                  <w:marBottom w:val="0"/>
                                                  <w:divBdr>
                                                    <w:top w:val="none" w:sz="0" w:space="0" w:color="auto"/>
                                                    <w:left w:val="none" w:sz="0" w:space="0" w:color="auto"/>
                                                    <w:bottom w:val="none" w:sz="0" w:space="0" w:color="auto"/>
                                                    <w:right w:val="none" w:sz="0" w:space="0" w:color="auto"/>
                                                  </w:divBdr>
                                                  <w:divsChild>
                                                    <w:div w:id="409159365">
                                                      <w:marLeft w:val="0"/>
                                                      <w:marRight w:val="0"/>
                                                      <w:marTop w:val="0"/>
                                                      <w:marBottom w:val="0"/>
                                                      <w:divBdr>
                                                        <w:top w:val="none" w:sz="0" w:space="0" w:color="auto"/>
                                                        <w:left w:val="none" w:sz="0" w:space="0" w:color="auto"/>
                                                        <w:bottom w:val="none" w:sz="0" w:space="0" w:color="auto"/>
                                                        <w:right w:val="none" w:sz="0" w:space="0" w:color="auto"/>
                                                      </w:divBdr>
                                                      <w:divsChild>
                                                        <w:div w:id="7808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092120">
                              <w:marLeft w:val="0"/>
                              <w:marRight w:val="0"/>
                              <w:marTop w:val="0"/>
                              <w:marBottom w:val="0"/>
                              <w:divBdr>
                                <w:top w:val="none" w:sz="0" w:space="0" w:color="auto"/>
                                <w:left w:val="none" w:sz="0" w:space="0" w:color="auto"/>
                                <w:bottom w:val="none" w:sz="0" w:space="0" w:color="auto"/>
                                <w:right w:val="none" w:sz="0" w:space="0" w:color="auto"/>
                              </w:divBdr>
                              <w:divsChild>
                                <w:div w:id="1953051695">
                                  <w:marLeft w:val="0"/>
                                  <w:marRight w:val="0"/>
                                  <w:marTop w:val="0"/>
                                  <w:marBottom w:val="0"/>
                                  <w:divBdr>
                                    <w:top w:val="none" w:sz="0" w:space="0" w:color="auto"/>
                                    <w:left w:val="none" w:sz="0" w:space="0" w:color="auto"/>
                                    <w:bottom w:val="none" w:sz="0" w:space="0" w:color="auto"/>
                                    <w:right w:val="none" w:sz="0" w:space="0" w:color="auto"/>
                                  </w:divBdr>
                                  <w:divsChild>
                                    <w:div w:id="1004670486">
                                      <w:marLeft w:val="0"/>
                                      <w:marRight w:val="0"/>
                                      <w:marTop w:val="0"/>
                                      <w:marBottom w:val="0"/>
                                      <w:divBdr>
                                        <w:top w:val="none" w:sz="0" w:space="0" w:color="auto"/>
                                        <w:left w:val="none" w:sz="0" w:space="0" w:color="auto"/>
                                        <w:bottom w:val="none" w:sz="0" w:space="0" w:color="auto"/>
                                        <w:right w:val="none" w:sz="0" w:space="0" w:color="auto"/>
                                      </w:divBdr>
                                      <w:divsChild>
                                        <w:div w:id="5632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2674">
                                  <w:marLeft w:val="0"/>
                                  <w:marRight w:val="0"/>
                                  <w:marTop w:val="0"/>
                                  <w:marBottom w:val="0"/>
                                  <w:divBdr>
                                    <w:top w:val="none" w:sz="0" w:space="0" w:color="auto"/>
                                    <w:left w:val="none" w:sz="0" w:space="0" w:color="auto"/>
                                    <w:bottom w:val="none" w:sz="0" w:space="0" w:color="auto"/>
                                    <w:right w:val="none" w:sz="0" w:space="0" w:color="auto"/>
                                  </w:divBdr>
                                  <w:divsChild>
                                    <w:div w:id="1786925353">
                                      <w:marLeft w:val="0"/>
                                      <w:marRight w:val="0"/>
                                      <w:marTop w:val="0"/>
                                      <w:marBottom w:val="0"/>
                                      <w:divBdr>
                                        <w:top w:val="none" w:sz="0" w:space="0" w:color="auto"/>
                                        <w:left w:val="none" w:sz="0" w:space="0" w:color="auto"/>
                                        <w:bottom w:val="none" w:sz="0" w:space="0" w:color="auto"/>
                                        <w:right w:val="none" w:sz="0" w:space="0" w:color="auto"/>
                                      </w:divBdr>
                                      <w:divsChild>
                                        <w:div w:id="834229176">
                                          <w:marLeft w:val="0"/>
                                          <w:marRight w:val="0"/>
                                          <w:marTop w:val="0"/>
                                          <w:marBottom w:val="0"/>
                                          <w:divBdr>
                                            <w:top w:val="none" w:sz="0" w:space="0" w:color="auto"/>
                                            <w:left w:val="none" w:sz="0" w:space="0" w:color="auto"/>
                                            <w:bottom w:val="none" w:sz="0" w:space="0" w:color="auto"/>
                                            <w:right w:val="none" w:sz="0" w:space="0" w:color="auto"/>
                                          </w:divBdr>
                                          <w:divsChild>
                                            <w:div w:id="2065132713">
                                              <w:marLeft w:val="0"/>
                                              <w:marRight w:val="0"/>
                                              <w:marTop w:val="0"/>
                                              <w:marBottom w:val="0"/>
                                              <w:divBdr>
                                                <w:top w:val="none" w:sz="0" w:space="0" w:color="auto"/>
                                                <w:left w:val="none" w:sz="0" w:space="0" w:color="auto"/>
                                                <w:bottom w:val="none" w:sz="0" w:space="0" w:color="auto"/>
                                                <w:right w:val="none" w:sz="0" w:space="0" w:color="auto"/>
                                              </w:divBdr>
                                              <w:divsChild>
                                                <w:div w:id="1787460963">
                                                  <w:marLeft w:val="0"/>
                                                  <w:marRight w:val="0"/>
                                                  <w:marTop w:val="0"/>
                                                  <w:marBottom w:val="0"/>
                                                  <w:divBdr>
                                                    <w:top w:val="none" w:sz="0" w:space="0" w:color="auto"/>
                                                    <w:left w:val="none" w:sz="0" w:space="0" w:color="auto"/>
                                                    <w:bottom w:val="none" w:sz="0" w:space="0" w:color="auto"/>
                                                    <w:right w:val="none" w:sz="0" w:space="0" w:color="auto"/>
                                                  </w:divBdr>
                                                  <w:divsChild>
                                                    <w:div w:id="942883717">
                                                      <w:marLeft w:val="0"/>
                                                      <w:marRight w:val="0"/>
                                                      <w:marTop w:val="0"/>
                                                      <w:marBottom w:val="0"/>
                                                      <w:divBdr>
                                                        <w:top w:val="none" w:sz="0" w:space="0" w:color="auto"/>
                                                        <w:left w:val="none" w:sz="0" w:space="0" w:color="auto"/>
                                                        <w:bottom w:val="none" w:sz="0" w:space="0" w:color="auto"/>
                                                        <w:right w:val="none" w:sz="0" w:space="0" w:color="auto"/>
                                                      </w:divBdr>
                                                      <w:divsChild>
                                                        <w:div w:id="1623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625136">
                              <w:marLeft w:val="0"/>
                              <w:marRight w:val="0"/>
                              <w:marTop w:val="0"/>
                              <w:marBottom w:val="0"/>
                              <w:divBdr>
                                <w:top w:val="none" w:sz="0" w:space="0" w:color="auto"/>
                                <w:left w:val="none" w:sz="0" w:space="0" w:color="auto"/>
                                <w:bottom w:val="none" w:sz="0" w:space="0" w:color="auto"/>
                                <w:right w:val="none" w:sz="0" w:space="0" w:color="auto"/>
                              </w:divBdr>
                              <w:divsChild>
                                <w:div w:id="1818454642">
                                  <w:marLeft w:val="0"/>
                                  <w:marRight w:val="0"/>
                                  <w:marTop w:val="0"/>
                                  <w:marBottom w:val="0"/>
                                  <w:divBdr>
                                    <w:top w:val="none" w:sz="0" w:space="0" w:color="auto"/>
                                    <w:left w:val="none" w:sz="0" w:space="0" w:color="auto"/>
                                    <w:bottom w:val="none" w:sz="0" w:space="0" w:color="auto"/>
                                    <w:right w:val="none" w:sz="0" w:space="0" w:color="auto"/>
                                  </w:divBdr>
                                  <w:divsChild>
                                    <w:div w:id="1957635187">
                                      <w:marLeft w:val="0"/>
                                      <w:marRight w:val="0"/>
                                      <w:marTop w:val="0"/>
                                      <w:marBottom w:val="0"/>
                                      <w:divBdr>
                                        <w:top w:val="none" w:sz="0" w:space="0" w:color="auto"/>
                                        <w:left w:val="none" w:sz="0" w:space="0" w:color="auto"/>
                                        <w:bottom w:val="none" w:sz="0" w:space="0" w:color="auto"/>
                                        <w:right w:val="none" w:sz="0" w:space="0" w:color="auto"/>
                                      </w:divBdr>
                                      <w:divsChild>
                                        <w:div w:id="5566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0330">
                                  <w:marLeft w:val="0"/>
                                  <w:marRight w:val="0"/>
                                  <w:marTop w:val="0"/>
                                  <w:marBottom w:val="0"/>
                                  <w:divBdr>
                                    <w:top w:val="none" w:sz="0" w:space="0" w:color="auto"/>
                                    <w:left w:val="none" w:sz="0" w:space="0" w:color="auto"/>
                                    <w:bottom w:val="none" w:sz="0" w:space="0" w:color="auto"/>
                                    <w:right w:val="none" w:sz="0" w:space="0" w:color="auto"/>
                                  </w:divBdr>
                                  <w:divsChild>
                                    <w:div w:id="1032848808">
                                      <w:marLeft w:val="0"/>
                                      <w:marRight w:val="0"/>
                                      <w:marTop w:val="0"/>
                                      <w:marBottom w:val="0"/>
                                      <w:divBdr>
                                        <w:top w:val="none" w:sz="0" w:space="0" w:color="auto"/>
                                        <w:left w:val="none" w:sz="0" w:space="0" w:color="auto"/>
                                        <w:bottom w:val="none" w:sz="0" w:space="0" w:color="auto"/>
                                        <w:right w:val="none" w:sz="0" w:space="0" w:color="auto"/>
                                      </w:divBdr>
                                      <w:divsChild>
                                        <w:div w:id="1901598983">
                                          <w:marLeft w:val="0"/>
                                          <w:marRight w:val="0"/>
                                          <w:marTop w:val="0"/>
                                          <w:marBottom w:val="0"/>
                                          <w:divBdr>
                                            <w:top w:val="none" w:sz="0" w:space="0" w:color="auto"/>
                                            <w:left w:val="none" w:sz="0" w:space="0" w:color="auto"/>
                                            <w:bottom w:val="none" w:sz="0" w:space="0" w:color="auto"/>
                                            <w:right w:val="none" w:sz="0" w:space="0" w:color="auto"/>
                                          </w:divBdr>
                                          <w:divsChild>
                                            <w:div w:id="1387417275">
                                              <w:marLeft w:val="0"/>
                                              <w:marRight w:val="0"/>
                                              <w:marTop w:val="0"/>
                                              <w:marBottom w:val="0"/>
                                              <w:divBdr>
                                                <w:top w:val="none" w:sz="0" w:space="0" w:color="auto"/>
                                                <w:left w:val="none" w:sz="0" w:space="0" w:color="auto"/>
                                                <w:bottom w:val="none" w:sz="0" w:space="0" w:color="auto"/>
                                                <w:right w:val="none" w:sz="0" w:space="0" w:color="auto"/>
                                              </w:divBdr>
                                              <w:divsChild>
                                                <w:div w:id="219636842">
                                                  <w:marLeft w:val="0"/>
                                                  <w:marRight w:val="0"/>
                                                  <w:marTop w:val="0"/>
                                                  <w:marBottom w:val="0"/>
                                                  <w:divBdr>
                                                    <w:top w:val="none" w:sz="0" w:space="0" w:color="auto"/>
                                                    <w:left w:val="none" w:sz="0" w:space="0" w:color="auto"/>
                                                    <w:bottom w:val="none" w:sz="0" w:space="0" w:color="auto"/>
                                                    <w:right w:val="none" w:sz="0" w:space="0" w:color="auto"/>
                                                  </w:divBdr>
                                                  <w:divsChild>
                                                    <w:div w:id="1391272255">
                                                      <w:marLeft w:val="0"/>
                                                      <w:marRight w:val="0"/>
                                                      <w:marTop w:val="0"/>
                                                      <w:marBottom w:val="0"/>
                                                      <w:divBdr>
                                                        <w:top w:val="none" w:sz="0" w:space="0" w:color="auto"/>
                                                        <w:left w:val="none" w:sz="0" w:space="0" w:color="auto"/>
                                                        <w:bottom w:val="none" w:sz="0" w:space="0" w:color="auto"/>
                                                        <w:right w:val="none" w:sz="0" w:space="0" w:color="auto"/>
                                                      </w:divBdr>
                                                      <w:divsChild>
                                                        <w:div w:id="12822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53704">
      <w:bodyDiv w:val="1"/>
      <w:marLeft w:val="0"/>
      <w:marRight w:val="0"/>
      <w:marTop w:val="0"/>
      <w:marBottom w:val="0"/>
      <w:divBdr>
        <w:top w:val="none" w:sz="0" w:space="0" w:color="auto"/>
        <w:left w:val="none" w:sz="0" w:space="0" w:color="auto"/>
        <w:bottom w:val="none" w:sz="0" w:space="0" w:color="auto"/>
        <w:right w:val="none" w:sz="0" w:space="0" w:color="auto"/>
      </w:divBdr>
    </w:div>
    <w:div w:id="111443767">
      <w:bodyDiv w:val="1"/>
      <w:marLeft w:val="0"/>
      <w:marRight w:val="0"/>
      <w:marTop w:val="0"/>
      <w:marBottom w:val="0"/>
      <w:divBdr>
        <w:top w:val="none" w:sz="0" w:space="0" w:color="auto"/>
        <w:left w:val="none" w:sz="0" w:space="0" w:color="auto"/>
        <w:bottom w:val="none" w:sz="0" w:space="0" w:color="auto"/>
        <w:right w:val="none" w:sz="0" w:space="0" w:color="auto"/>
      </w:divBdr>
    </w:div>
    <w:div w:id="125128696">
      <w:bodyDiv w:val="1"/>
      <w:marLeft w:val="0"/>
      <w:marRight w:val="0"/>
      <w:marTop w:val="0"/>
      <w:marBottom w:val="0"/>
      <w:divBdr>
        <w:top w:val="none" w:sz="0" w:space="0" w:color="auto"/>
        <w:left w:val="none" w:sz="0" w:space="0" w:color="auto"/>
        <w:bottom w:val="none" w:sz="0" w:space="0" w:color="auto"/>
        <w:right w:val="none" w:sz="0" w:space="0" w:color="auto"/>
      </w:divBdr>
    </w:div>
    <w:div w:id="132450142">
      <w:bodyDiv w:val="1"/>
      <w:marLeft w:val="0"/>
      <w:marRight w:val="0"/>
      <w:marTop w:val="0"/>
      <w:marBottom w:val="0"/>
      <w:divBdr>
        <w:top w:val="none" w:sz="0" w:space="0" w:color="auto"/>
        <w:left w:val="none" w:sz="0" w:space="0" w:color="auto"/>
        <w:bottom w:val="none" w:sz="0" w:space="0" w:color="auto"/>
        <w:right w:val="none" w:sz="0" w:space="0" w:color="auto"/>
      </w:divBdr>
    </w:div>
    <w:div w:id="134612020">
      <w:bodyDiv w:val="1"/>
      <w:marLeft w:val="0"/>
      <w:marRight w:val="0"/>
      <w:marTop w:val="0"/>
      <w:marBottom w:val="0"/>
      <w:divBdr>
        <w:top w:val="none" w:sz="0" w:space="0" w:color="auto"/>
        <w:left w:val="none" w:sz="0" w:space="0" w:color="auto"/>
        <w:bottom w:val="none" w:sz="0" w:space="0" w:color="auto"/>
        <w:right w:val="none" w:sz="0" w:space="0" w:color="auto"/>
      </w:divBdr>
    </w:div>
    <w:div w:id="145587031">
      <w:bodyDiv w:val="1"/>
      <w:marLeft w:val="0"/>
      <w:marRight w:val="0"/>
      <w:marTop w:val="0"/>
      <w:marBottom w:val="0"/>
      <w:divBdr>
        <w:top w:val="none" w:sz="0" w:space="0" w:color="auto"/>
        <w:left w:val="none" w:sz="0" w:space="0" w:color="auto"/>
        <w:bottom w:val="none" w:sz="0" w:space="0" w:color="auto"/>
        <w:right w:val="none" w:sz="0" w:space="0" w:color="auto"/>
      </w:divBdr>
    </w:div>
    <w:div w:id="149949917">
      <w:bodyDiv w:val="1"/>
      <w:marLeft w:val="0"/>
      <w:marRight w:val="0"/>
      <w:marTop w:val="0"/>
      <w:marBottom w:val="0"/>
      <w:divBdr>
        <w:top w:val="none" w:sz="0" w:space="0" w:color="auto"/>
        <w:left w:val="none" w:sz="0" w:space="0" w:color="auto"/>
        <w:bottom w:val="none" w:sz="0" w:space="0" w:color="auto"/>
        <w:right w:val="none" w:sz="0" w:space="0" w:color="auto"/>
      </w:divBdr>
    </w:div>
    <w:div w:id="161552204">
      <w:bodyDiv w:val="1"/>
      <w:marLeft w:val="0"/>
      <w:marRight w:val="0"/>
      <w:marTop w:val="0"/>
      <w:marBottom w:val="0"/>
      <w:divBdr>
        <w:top w:val="none" w:sz="0" w:space="0" w:color="auto"/>
        <w:left w:val="none" w:sz="0" w:space="0" w:color="auto"/>
        <w:bottom w:val="none" w:sz="0" w:space="0" w:color="auto"/>
        <w:right w:val="none" w:sz="0" w:space="0" w:color="auto"/>
      </w:divBdr>
    </w:div>
    <w:div w:id="193540746">
      <w:bodyDiv w:val="1"/>
      <w:marLeft w:val="0"/>
      <w:marRight w:val="0"/>
      <w:marTop w:val="0"/>
      <w:marBottom w:val="0"/>
      <w:divBdr>
        <w:top w:val="none" w:sz="0" w:space="0" w:color="auto"/>
        <w:left w:val="none" w:sz="0" w:space="0" w:color="auto"/>
        <w:bottom w:val="none" w:sz="0" w:space="0" w:color="auto"/>
        <w:right w:val="none" w:sz="0" w:space="0" w:color="auto"/>
      </w:divBdr>
    </w:div>
    <w:div w:id="224801071">
      <w:bodyDiv w:val="1"/>
      <w:marLeft w:val="0"/>
      <w:marRight w:val="0"/>
      <w:marTop w:val="0"/>
      <w:marBottom w:val="0"/>
      <w:divBdr>
        <w:top w:val="none" w:sz="0" w:space="0" w:color="auto"/>
        <w:left w:val="none" w:sz="0" w:space="0" w:color="auto"/>
        <w:bottom w:val="none" w:sz="0" w:space="0" w:color="auto"/>
        <w:right w:val="none" w:sz="0" w:space="0" w:color="auto"/>
      </w:divBdr>
    </w:div>
    <w:div w:id="231544482">
      <w:bodyDiv w:val="1"/>
      <w:marLeft w:val="0"/>
      <w:marRight w:val="0"/>
      <w:marTop w:val="0"/>
      <w:marBottom w:val="0"/>
      <w:divBdr>
        <w:top w:val="none" w:sz="0" w:space="0" w:color="auto"/>
        <w:left w:val="none" w:sz="0" w:space="0" w:color="auto"/>
        <w:bottom w:val="none" w:sz="0" w:space="0" w:color="auto"/>
        <w:right w:val="none" w:sz="0" w:space="0" w:color="auto"/>
      </w:divBdr>
    </w:div>
    <w:div w:id="242375794">
      <w:bodyDiv w:val="1"/>
      <w:marLeft w:val="0"/>
      <w:marRight w:val="0"/>
      <w:marTop w:val="0"/>
      <w:marBottom w:val="0"/>
      <w:divBdr>
        <w:top w:val="none" w:sz="0" w:space="0" w:color="auto"/>
        <w:left w:val="none" w:sz="0" w:space="0" w:color="auto"/>
        <w:bottom w:val="none" w:sz="0" w:space="0" w:color="auto"/>
        <w:right w:val="none" w:sz="0" w:space="0" w:color="auto"/>
      </w:divBdr>
    </w:div>
    <w:div w:id="265697551">
      <w:bodyDiv w:val="1"/>
      <w:marLeft w:val="0"/>
      <w:marRight w:val="0"/>
      <w:marTop w:val="0"/>
      <w:marBottom w:val="0"/>
      <w:divBdr>
        <w:top w:val="none" w:sz="0" w:space="0" w:color="auto"/>
        <w:left w:val="none" w:sz="0" w:space="0" w:color="auto"/>
        <w:bottom w:val="none" w:sz="0" w:space="0" w:color="auto"/>
        <w:right w:val="none" w:sz="0" w:space="0" w:color="auto"/>
      </w:divBdr>
    </w:div>
    <w:div w:id="268707522">
      <w:bodyDiv w:val="1"/>
      <w:marLeft w:val="0"/>
      <w:marRight w:val="0"/>
      <w:marTop w:val="0"/>
      <w:marBottom w:val="0"/>
      <w:divBdr>
        <w:top w:val="none" w:sz="0" w:space="0" w:color="auto"/>
        <w:left w:val="none" w:sz="0" w:space="0" w:color="auto"/>
        <w:bottom w:val="none" w:sz="0" w:space="0" w:color="auto"/>
        <w:right w:val="none" w:sz="0" w:space="0" w:color="auto"/>
      </w:divBdr>
    </w:div>
    <w:div w:id="279457685">
      <w:bodyDiv w:val="1"/>
      <w:marLeft w:val="0"/>
      <w:marRight w:val="0"/>
      <w:marTop w:val="0"/>
      <w:marBottom w:val="0"/>
      <w:divBdr>
        <w:top w:val="none" w:sz="0" w:space="0" w:color="auto"/>
        <w:left w:val="none" w:sz="0" w:space="0" w:color="auto"/>
        <w:bottom w:val="none" w:sz="0" w:space="0" w:color="auto"/>
        <w:right w:val="none" w:sz="0" w:space="0" w:color="auto"/>
      </w:divBdr>
    </w:div>
    <w:div w:id="284509733">
      <w:bodyDiv w:val="1"/>
      <w:marLeft w:val="0"/>
      <w:marRight w:val="0"/>
      <w:marTop w:val="0"/>
      <w:marBottom w:val="0"/>
      <w:divBdr>
        <w:top w:val="none" w:sz="0" w:space="0" w:color="auto"/>
        <w:left w:val="none" w:sz="0" w:space="0" w:color="auto"/>
        <w:bottom w:val="none" w:sz="0" w:space="0" w:color="auto"/>
        <w:right w:val="none" w:sz="0" w:space="0" w:color="auto"/>
      </w:divBdr>
    </w:div>
    <w:div w:id="289745447">
      <w:bodyDiv w:val="1"/>
      <w:marLeft w:val="0"/>
      <w:marRight w:val="0"/>
      <w:marTop w:val="0"/>
      <w:marBottom w:val="0"/>
      <w:divBdr>
        <w:top w:val="none" w:sz="0" w:space="0" w:color="auto"/>
        <w:left w:val="none" w:sz="0" w:space="0" w:color="auto"/>
        <w:bottom w:val="none" w:sz="0" w:space="0" w:color="auto"/>
        <w:right w:val="none" w:sz="0" w:space="0" w:color="auto"/>
      </w:divBdr>
    </w:div>
    <w:div w:id="292292298">
      <w:bodyDiv w:val="1"/>
      <w:marLeft w:val="0"/>
      <w:marRight w:val="0"/>
      <w:marTop w:val="0"/>
      <w:marBottom w:val="0"/>
      <w:divBdr>
        <w:top w:val="none" w:sz="0" w:space="0" w:color="auto"/>
        <w:left w:val="none" w:sz="0" w:space="0" w:color="auto"/>
        <w:bottom w:val="none" w:sz="0" w:space="0" w:color="auto"/>
        <w:right w:val="none" w:sz="0" w:space="0" w:color="auto"/>
      </w:divBdr>
    </w:div>
    <w:div w:id="292491764">
      <w:bodyDiv w:val="1"/>
      <w:marLeft w:val="0"/>
      <w:marRight w:val="0"/>
      <w:marTop w:val="0"/>
      <w:marBottom w:val="0"/>
      <w:divBdr>
        <w:top w:val="none" w:sz="0" w:space="0" w:color="auto"/>
        <w:left w:val="none" w:sz="0" w:space="0" w:color="auto"/>
        <w:bottom w:val="none" w:sz="0" w:space="0" w:color="auto"/>
        <w:right w:val="none" w:sz="0" w:space="0" w:color="auto"/>
      </w:divBdr>
    </w:div>
    <w:div w:id="297540572">
      <w:bodyDiv w:val="1"/>
      <w:marLeft w:val="0"/>
      <w:marRight w:val="0"/>
      <w:marTop w:val="0"/>
      <w:marBottom w:val="0"/>
      <w:divBdr>
        <w:top w:val="none" w:sz="0" w:space="0" w:color="auto"/>
        <w:left w:val="none" w:sz="0" w:space="0" w:color="auto"/>
        <w:bottom w:val="none" w:sz="0" w:space="0" w:color="auto"/>
        <w:right w:val="none" w:sz="0" w:space="0" w:color="auto"/>
      </w:divBdr>
    </w:div>
    <w:div w:id="309361933">
      <w:bodyDiv w:val="1"/>
      <w:marLeft w:val="0"/>
      <w:marRight w:val="0"/>
      <w:marTop w:val="0"/>
      <w:marBottom w:val="0"/>
      <w:divBdr>
        <w:top w:val="none" w:sz="0" w:space="0" w:color="auto"/>
        <w:left w:val="none" w:sz="0" w:space="0" w:color="auto"/>
        <w:bottom w:val="none" w:sz="0" w:space="0" w:color="auto"/>
        <w:right w:val="none" w:sz="0" w:space="0" w:color="auto"/>
      </w:divBdr>
    </w:div>
    <w:div w:id="317811692">
      <w:bodyDiv w:val="1"/>
      <w:marLeft w:val="0"/>
      <w:marRight w:val="0"/>
      <w:marTop w:val="0"/>
      <w:marBottom w:val="0"/>
      <w:divBdr>
        <w:top w:val="none" w:sz="0" w:space="0" w:color="auto"/>
        <w:left w:val="none" w:sz="0" w:space="0" w:color="auto"/>
        <w:bottom w:val="none" w:sz="0" w:space="0" w:color="auto"/>
        <w:right w:val="none" w:sz="0" w:space="0" w:color="auto"/>
      </w:divBdr>
    </w:div>
    <w:div w:id="330835891">
      <w:bodyDiv w:val="1"/>
      <w:marLeft w:val="0"/>
      <w:marRight w:val="0"/>
      <w:marTop w:val="0"/>
      <w:marBottom w:val="0"/>
      <w:divBdr>
        <w:top w:val="none" w:sz="0" w:space="0" w:color="auto"/>
        <w:left w:val="none" w:sz="0" w:space="0" w:color="auto"/>
        <w:bottom w:val="none" w:sz="0" w:space="0" w:color="auto"/>
        <w:right w:val="none" w:sz="0" w:space="0" w:color="auto"/>
      </w:divBdr>
    </w:div>
    <w:div w:id="425200882">
      <w:bodyDiv w:val="1"/>
      <w:marLeft w:val="0"/>
      <w:marRight w:val="0"/>
      <w:marTop w:val="0"/>
      <w:marBottom w:val="0"/>
      <w:divBdr>
        <w:top w:val="none" w:sz="0" w:space="0" w:color="auto"/>
        <w:left w:val="none" w:sz="0" w:space="0" w:color="auto"/>
        <w:bottom w:val="none" w:sz="0" w:space="0" w:color="auto"/>
        <w:right w:val="none" w:sz="0" w:space="0" w:color="auto"/>
      </w:divBdr>
    </w:div>
    <w:div w:id="432635156">
      <w:bodyDiv w:val="1"/>
      <w:marLeft w:val="0"/>
      <w:marRight w:val="0"/>
      <w:marTop w:val="0"/>
      <w:marBottom w:val="0"/>
      <w:divBdr>
        <w:top w:val="none" w:sz="0" w:space="0" w:color="auto"/>
        <w:left w:val="none" w:sz="0" w:space="0" w:color="auto"/>
        <w:bottom w:val="none" w:sz="0" w:space="0" w:color="auto"/>
        <w:right w:val="none" w:sz="0" w:space="0" w:color="auto"/>
      </w:divBdr>
    </w:div>
    <w:div w:id="443548030">
      <w:bodyDiv w:val="1"/>
      <w:marLeft w:val="0"/>
      <w:marRight w:val="0"/>
      <w:marTop w:val="0"/>
      <w:marBottom w:val="0"/>
      <w:divBdr>
        <w:top w:val="none" w:sz="0" w:space="0" w:color="auto"/>
        <w:left w:val="none" w:sz="0" w:space="0" w:color="auto"/>
        <w:bottom w:val="none" w:sz="0" w:space="0" w:color="auto"/>
        <w:right w:val="none" w:sz="0" w:space="0" w:color="auto"/>
      </w:divBdr>
    </w:div>
    <w:div w:id="451243546">
      <w:bodyDiv w:val="1"/>
      <w:marLeft w:val="0"/>
      <w:marRight w:val="0"/>
      <w:marTop w:val="0"/>
      <w:marBottom w:val="0"/>
      <w:divBdr>
        <w:top w:val="none" w:sz="0" w:space="0" w:color="auto"/>
        <w:left w:val="none" w:sz="0" w:space="0" w:color="auto"/>
        <w:bottom w:val="none" w:sz="0" w:space="0" w:color="auto"/>
        <w:right w:val="none" w:sz="0" w:space="0" w:color="auto"/>
      </w:divBdr>
    </w:div>
    <w:div w:id="457653133">
      <w:bodyDiv w:val="1"/>
      <w:marLeft w:val="0"/>
      <w:marRight w:val="0"/>
      <w:marTop w:val="0"/>
      <w:marBottom w:val="0"/>
      <w:divBdr>
        <w:top w:val="none" w:sz="0" w:space="0" w:color="auto"/>
        <w:left w:val="none" w:sz="0" w:space="0" w:color="auto"/>
        <w:bottom w:val="none" w:sz="0" w:space="0" w:color="auto"/>
        <w:right w:val="none" w:sz="0" w:space="0" w:color="auto"/>
      </w:divBdr>
    </w:div>
    <w:div w:id="460342432">
      <w:bodyDiv w:val="1"/>
      <w:marLeft w:val="0"/>
      <w:marRight w:val="0"/>
      <w:marTop w:val="0"/>
      <w:marBottom w:val="0"/>
      <w:divBdr>
        <w:top w:val="none" w:sz="0" w:space="0" w:color="auto"/>
        <w:left w:val="none" w:sz="0" w:space="0" w:color="auto"/>
        <w:bottom w:val="none" w:sz="0" w:space="0" w:color="auto"/>
        <w:right w:val="none" w:sz="0" w:space="0" w:color="auto"/>
      </w:divBdr>
    </w:div>
    <w:div w:id="482353539">
      <w:bodyDiv w:val="1"/>
      <w:marLeft w:val="0"/>
      <w:marRight w:val="0"/>
      <w:marTop w:val="0"/>
      <w:marBottom w:val="0"/>
      <w:divBdr>
        <w:top w:val="none" w:sz="0" w:space="0" w:color="auto"/>
        <w:left w:val="none" w:sz="0" w:space="0" w:color="auto"/>
        <w:bottom w:val="none" w:sz="0" w:space="0" w:color="auto"/>
        <w:right w:val="none" w:sz="0" w:space="0" w:color="auto"/>
      </w:divBdr>
    </w:div>
    <w:div w:id="487785914">
      <w:bodyDiv w:val="1"/>
      <w:marLeft w:val="0"/>
      <w:marRight w:val="0"/>
      <w:marTop w:val="0"/>
      <w:marBottom w:val="0"/>
      <w:divBdr>
        <w:top w:val="none" w:sz="0" w:space="0" w:color="auto"/>
        <w:left w:val="none" w:sz="0" w:space="0" w:color="auto"/>
        <w:bottom w:val="none" w:sz="0" w:space="0" w:color="auto"/>
        <w:right w:val="none" w:sz="0" w:space="0" w:color="auto"/>
      </w:divBdr>
    </w:div>
    <w:div w:id="508526589">
      <w:bodyDiv w:val="1"/>
      <w:marLeft w:val="0"/>
      <w:marRight w:val="0"/>
      <w:marTop w:val="0"/>
      <w:marBottom w:val="0"/>
      <w:divBdr>
        <w:top w:val="none" w:sz="0" w:space="0" w:color="auto"/>
        <w:left w:val="none" w:sz="0" w:space="0" w:color="auto"/>
        <w:bottom w:val="none" w:sz="0" w:space="0" w:color="auto"/>
        <w:right w:val="none" w:sz="0" w:space="0" w:color="auto"/>
      </w:divBdr>
    </w:div>
    <w:div w:id="535892689">
      <w:bodyDiv w:val="1"/>
      <w:marLeft w:val="0"/>
      <w:marRight w:val="0"/>
      <w:marTop w:val="0"/>
      <w:marBottom w:val="0"/>
      <w:divBdr>
        <w:top w:val="none" w:sz="0" w:space="0" w:color="auto"/>
        <w:left w:val="none" w:sz="0" w:space="0" w:color="auto"/>
        <w:bottom w:val="none" w:sz="0" w:space="0" w:color="auto"/>
        <w:right w:val="none" w:sz="0" w:space="0" w:color="auto"/>
      </w:divBdr>
    </w:div>
    <w:div w:id="544215091">
      <w:bodyDiv w:val="1"/>
      <w:marLeft w:val="0"/>
      <w:marRight w:val="0"/>
      <w:marTop w:val="0"/>
      <w:marBottom w:val="0"/>
      <w:divBdr>
        <w:top w:val="none" w:sz="0" w:space="0" w:color="auto"/>
        <w:left w:val="none" w:sz="0" w:space="0" w:color="auto"/>
        <w:bottom w:val="none" w:sz="0" w:space="0" w:color="auto"/>
        <w:right w:val="none" w:sz="0" w:space="0" w:color="auto"/>
      </w:divBdr>
    </w:div>
    <w:div w:id="557132964">
      <w:bodyDiv w:val="1"/>
      <w:marLeft w:val="0"/>
      <w:marRight w:val="0"/>
      <w:marTop w:val="0"/>
      <w:marBottom w:val="0"/>
      <w:divBdr>
        <w:top w:val="none" w:sz="0" w:space="0" w:color="auto"/>
        <w:left w:val="none" w:sz="0" w:space="0" w:color="auto"/>
        <w:bottom w:val="none" w:sz="0" w:space="0" w:color="auto"/>
        <w:right w:val="none" w:sz="0" w:space="0" w:color="auto"/>
      </w:divBdr>
      <w:divsChild>
        <w:div w:id="1018582810">
          <w:marLeft w:val="0"/>
          <w:marRight w:val="0"/>
          <w:marTop w:val="0"/>
          <w:marBottom w:val="0"/>
          <w:divBdr>
            <w:top w:val="none" w:sz="0" w:space="0" w:color="auto"/>
            <w:left w:val="none" w:sz="0" w:space="0" w:color="auto"/>
            <w:bottom w:val="none" w:sz="0" w:space="0" w:color="auto"/>
            <w:right w:val="none" w:sz="0" w:space="0" w:color="auto"/>
          </w:divBdr>
          <w:divsChild>
            <w:div w:id="786965804">
              <w:marLeft w:val="0"/>
              <w:marRight w:val="0"/>
              <w:marTop w:val="0"/>
              <w:marBottom w:val="0"/>
              <w:divBdr>
                <w:top w:val="none" w:sz="0" w:space="0" w:color="auto"/>
                <w:left w:val="none" w:sz="0" w:space="0" w:color="auto"/>
                <w:bottom w:val="none" w:sz="0" w:space="0" w:color="auto"/>
                <w:right w:val="none" w:sz="0" w:space="0" w:color="auto"/>
              </w:divBdr>
            </w:div>
            <w:div w:id="152456989">
              <w:marLeft w:val="0"/>
              <w:marRight w:val="0"/>
              <w:marTop w:val="0"/>
              <w:marBottom w:val="0"/>
              <w:divBdr>
                <w:top w:val="none" w:sz="0" w:space="0" w:color="auto"/>
                <w:left w:val="none" w:sz="0" w:space="0" w:color="auto"/>
                <w:bottom w:val="none" w:sz="0" w:space="0" w:color="auto"/>
                <w:right w:val="none" w:sz="0" w:space="0" w:color="auto"/>
              </w:divBdr>
            </w:div>
            <w:div w:id="841507950">
              <w:marLeft w:val="0"/>
              <w:marRight w:val="0"/>
              <w:marTop w:val="0"/>
              <w:marBottom w:val="0"/>
              <w:divBdr>
                <w:top w:val="none" w:sz="0" w:space="0" w:color="auto"/>
                <w:left w:val="none" w:sz="0" w:space="0" w:color="auto"/>
                <w:bottom w:val="none" w:sz="0" w:space="0" w:color="auto"/>
                <w:right w:val="none" w:sz="0" w:space="0" w:color="auto"/>
              </w:divBdr>
            </w:div>
            <w:div w:id="1867325274">
              <w:marLeft w:val="0"/>
              <w:marRight w:val="0"/>
              <w:marTop w:val="0"/>
              <w:marBottom w:val="0"/>
              <w:divBdr>
                <w:top w:val="none" w:sz="0" w:space="0" w:color="auto"/>
                <w:left w:val="none" w:sz="0" w:space="0" w:color="auto"/>
                <w:bottom w:val="none" w:sz="0" w:space="0" w:color="auto"/>
                <w:right w:val="none" w:sz="0" w:space="0" w:color="auto"/>
              </w:divBdr>
            </w:div>
            <w:div w:id="14102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78477">
      <w:bodyDiv w:val="1"/>
      <w:marLeft w:val="0"/>
      <w:marRight w:val="0"/>
      <w:marTop w:val="0"/>
      <w:marBottom w:val="0"/>
      <w:divBdr>
        <w:top w:val="none" w:sz="0" w:space="0" w:color="auto"/>
        <w:left w:val="none" w:sz="0" w:space="0" w:color="auto"/>
        <w:bottom w:val="none" w:sz="0" w:space="0" w:color="auto"/>
        <w:right w:val="none" w:sz="0" w:space="0" w:color="auto"/>
      </w:divBdr>
    </w:div>
    <w:div w:id="581791913">
      <w:bodyDiv w:val="1"/>
      <w:marLeft w:val="0"/>
      <w:marRight w:val="0"/>
      <w:marTop w:val="0"/>
      <w:marBottom w:val="0"/>
      <w:divBdr>
        <w:top w:val="none" w:sz="0" w:space="0" w:color="auto"/>
        <w:left w:val="none" w:sz="0" w:space="0" w:color="auto"/>
        <w:bottom w:val="none" w:sz="0" w:space="0" w:color="auto"/>
        <w:right w:val="none" w:sz="0" w:space="0" w:color="auto"/>
      </w:divBdr>
    </w:div>
    <w:div w:id="582641271">
      <w:bodyDiv w:val="1"/>
      <w:marLeft w:val="0"/>
      <w:marRight w:val="0"/>
      <w:marTop w:val="0"/>
      <w:marBottom w:val="0"/>
      <w:divBdr>
        <w:top w:val="none" w:sz="0" w:space="0" w:color="auto"/>
        <w:left w:val="none" w:sz="0" w:space="0" w:color="auto"/>
        <w:bottom w:val="none" w:sz="0" w:space="0" w:color="auto"/>
        <w:right w:val="none" w:sz="0" w:space="0" w:color="auto"/>
      </w:divBdr>
    </w:div>
    <w:div w:id="589772720">
      <w:bodyDiv w:val="1"/>
      <w:marLeft w:val="0"/>
      <w:marRight w:val="0"/>
      <w:marTop w:val="0"/>
      <w:marBottom w:val="0"/>
      <w:divBdr>
        <w:top w:val="none" w:sz="0" w:space="0" w:color="auto"/>
        <w:left w:val="none" w:sz="0" w:space="0" w:color="auto"/>
        <w:bottom w:val="none" w:sz="0" w:space="0" w:color="auto"/>
        <w:right w:val="none" w:sz="0" w:space="0" w:color="auto"/>
      </w:divBdr>
    </w:div>
    <w:div w:id="612173936">
      <w:bodyDiv w:val="1"/>
      <w:marLeft w:val="0"/>
      <w:marRight w:val="0"/>
      <w:marTop w:val="0"/>
      <w:marBottom w:val="0"/>
      <w:divBdr>
        <w:top w:val="none" w:sz="0" w:space="0" w:color="auto"/>
        <w:left w:val="none" w:sz="0" w:space="0" w:color="auto"/>
        <w:bottom w:val="none" w:sz="0" w:space="0" w:color="auto"/>
        <w:right w:val="none" w:sz="0" w:space="0" w:color="auto"/>
      </w:divBdr>
    </w:div>
    <w:div w:id="615330249">
      <w:bodyDiv w:val="1"/>
      <w:marLeft w:val="0"/>
      <w:marRight w:val="0"/>
      <w:marTop w:val="0"/>
      <w:marBottom w:val="0"/>
      <w:divBdr>
        <w:top w:val="none" w:sz="0" w:space="0" w:color="auto"/>
        <w:left w:val="none" w:sz="0" w:space="0" w:color="auto"/>
        <w:bottom w:val="none" w:sz="0" w:space="0" w:color="auto"/>
        <w:right w:val="none" w:sz="0" w:space="0" w:color="auto"/>
      </w:divBdr>
    </w:div>
    <w:div w:id="652754346">
      <w:bodyDiv w:val="1"/>
      <w:marLeft w:val="0"/>
      <w:marRight w:val="0"/>
      <w:marTop w:val="0"/>
      <w:marBottom w:val="0"/>
      <w:divBdr>
        <w:top w:val="none" w:sz="0" w:space="0" w:color="auto"/>
        <w:left w:val="none" w:sz="0" w:space="0" w:color="auto"/>
        <w:bottom w:val="none" w:sz="0" w:space="0" w:color="auto"/>
        <w:right w:val="none" w:sz="0" w:space="0" w:color="auto"/>
      </w:divBdr>
    </w:div>
    <w:div w:id="657458717">
      <w:bodyDiv w:val="1"/>
      <w:marLeft w:val="0"/>
      <w:marRight w:val="0"/>
      <w:marTop w:val="0"/>
      <w:marBottom w:val="0"/>
      <w:divBdr>
        <w:top w:val="none" w:sz="0" w:space="0" w:color="auto"/>
        <w:left w:val="none" w:sz="0" w:space="0" w:color="auto"/>
        <w:bottom w:val="none" w:sz="0" w:space="0" w:color="auto"/>
        <w:right w:val="none" w:sz="0" w:space="0" w:color="auto"/>
      </w:divBdr>
    </w:div>
    <w:div w:id="658534948">
      <w:bodyDiv w:val="1"/>
      <w:marLeft w:val="0"/>
      <w:marRight w:val="0"/>
      <w:marTop w:val="0"/>
      <w:marBottom w:val="0"/>
      <w:divBdr>
        <w:top w:val="none" w:sz="0" w:space="0" w:color="auto"/>
        <w:left w:val="none" w:sz="0" w:space="0" w:color="auto"/>
        <w:bottom w:val="none" w:sz="0" w:space="0" w:color="auto"/>
        <w:right w:val="none" w:sz="0" w:space="0" w:color="auto"/>
      </w:divBdr>
    </w:div>
    <w:div w:id="665783947">
      <w:bodyDiv w:val="1"/>
      <w:marLeft w:val="0"/>
      <w:marRight w:val="0"/>
      <w:marTop w:val="0"/>
      <w:marBottom w:val="0"/>
      <w:divBdr>
        <w:top w:val="none" w:sz="0" w:space="0" w:color="auto"/>
        <w:left w:val="none" w:sz="0" w:space="0" w:color="auto"/>
        <w:bottom w:val="none" w:sz="0" w:space="0" w:color="auto"/>
        <w:right w:val="none" w:sz="0" w:space="0" w:color="auto"/>
      </w:divBdr>
    </w:div>
    <w:div w:id="677393536">
      <w:bodyDiv w:val="1"/>
      <w:marLeft w:val="0"/>
      <w:marRight w:val="0"/>
      <w:marTop w:val="0"/>
      <w:marBottom w:val="0"/>
      <w:divBdr>
        <w:top w:val="none" w:sz="0" w:space="0" w:color="auto"/>
        <w:left w:val="none" w:sz="0" w:space="0" w:color="auto"/>
        <w:bottom w:val="none" w:sz="0" w:space="0" w:color="auto"/>
        <w:right w:val="none" w:sz="0" w:space="0" w:color="auto"/>
      </w:divBdr>
    </w:div>
    <w:div w:id="754520336">
      <w:bodyDiv w:val="1"/>
      <w:marLeft w:val="0"/>
      <w:marRight w:val="0"/>
      <w:marTop w:val="0"/>
      <w:marBottom w:val="0"/>
      <w:divBdr>
        <w:top w:val="none" w:sz="0" w:space="0" w:color="auto"/>
        <w:left w:val="none" w:sz="0" w:space="0" w:color="auto"/>
        <w:bottom w:val="none" w:sz="0" w:space="0" w:color="auto"/>
        <w:right w:val="none" w:sz="0" w:space="0" w:color="auto"/>
      </w:divBdr>
    </w:div>
    <w:div w:id="763383623">
      <w:bodyDiv w:val="1"/>
      <w:marLeft w:val="0"/>
      <w:marRight w:val="0"/>
      <w:marTop w:val="0"/>
      <w:marBottom w:val="0"/>
      <w:divBdr>
        <w:top w:val="none" w:sz="0" w:space="0" w:color="auto"/>
        <w:left w:val="none" w:sz="0" w:space="0" w:color="auto"/>
        <w:bottom w:val="none" w:sz="0" w:space="0" w:color="auto"/>
        <w:right w:val="none" w:sz="0" w:space="0" w:color="auto"/>
      </w:divBdr>
    </w:div>
    <w:div w:id="798373589">
      <w:bodyDiv w:val="1"/>
      <w:marLeft w:val="0"/>
      <w:marRight w:val="0"/>
      <w:marTop w:val="0"/>
      <w:marBottom w:val="0"/>
      <w:divBdr>
        <w:top w:val="none" w:sz="0" w:space="0" w:color="auto"/>
        <w:left w:val="none" w:sz="0" w:space="0" w:color="auto"/>
        <w:bottom w:val="none" w:sz="0" w:space="0" w:color="auto"/>
        <w:right w:val="none" w:sz="0" w:space="0" w:color="auto"/>
      </w:divBdr>
    </w:div>
    <w:div w:id="805319943">
      <w:bodyDiv w:val="1"/>
      <w:marLeft w:val="0"/>
      <w:marRight w:val="0"/>
      <w:marTop w:val="0"/>
      <w:marBottom w:val="0"/>
      <w:divBdr>
        <w:top w:val="none" w:sz="0" w:space="0" w:color="auto"/>
        <w:left w:val="none" w:sz="0" w:space="0" w:color="auto"/>
        <w:bottom w:val="none" w:sz="0" w:space="0" w:color="auto"/>
        <w:right w:val="none" w:sz="0" w:space="0" w:color="auto"/>
      </w:divBdr>
    </w:div>
    <w:div w:id="809518078">
      <w:bodyDiv w:val="1"/>
      <w:marLeft w:val="0"/>
      <w:marRight w:val="0"/>
      <w:marTop w:val="0"/>
      <w:marBottom w:val="0"/>
      <w:divBdr>
        <w:top w:val="none" w:sz="0" w:space="0" w:color="auto"/>
        <w:left w:val="none" w:sz="0" w:space="0" w:color="auto"/>
        <w:bottom w:val="none" w:sz="0" w:space="0" w:color="auto"/>
        <w:right w:val="none" w:sz="0" w:space="0" w:color="auto"/>
      </w:divBdr>
    </w:div>
    <w:div w:id="828256749">
      <w:bodyDiv w:val="1"/>
      <w:marLeft w:val="0"/>
      <w:marRight w:val="0"/>
      <w:marTop w:val="0"/>
      <w:marBottom w:val="0"/>
      <w:divBdr>
        <w:top w:val="none" w:sz="0" w:space="0" w:color="auto"/>
        <w:left w:val="none" w:sz="0" w:space="0" w:color="auto"/>
        <w:bottom w:val="none" w:sz="0" w:space="0" w:color="auto"/>
        <w:right w:val="none" w:sz="0" w:space="0" w:color="auto"/>
      </w:divBdr>
    </w:div>
    <w:div w:id="849684587">
      <w:bodyDiv w:val="1"/>
      <w:marLeft w:val="0"/>
      <w:marRight w:val="0"/>
      <w:marTop w:val="0"/>
      <w:marBottom w:val="0"/>
      <w:divBdr>
        <w:top w:val="none" w:sz="0" w:space="0" w:color="auto"/>
        <w:left w:val="none" w:sz="0" w:space="0" w:color="auto"/>
        <w:bottom w:val="none" w:sz="0" w:space="0" w:color="auto"/>
        <w:right w:val="none" w:sz="0" w:space="0" w:color="auto"/>
      </w:divBdr>
    </w:div>
    <w:div w:id="851601801">
      <w:bodyDiv w:val="1"/>
      <w:marLeft w:val="0"/>
      <w:marRight w:val="0"/>
      <w:marTop w:val="0"/>
      <w:marBottom w:val="0"/>
      <w:divBdr>
        <w:top w:val="none" w:sz="0" w:space="0" w:color="auto"/>
        <w:left w:val="none" w:sz="0" w:space="0" w:color="auto"/>
        <w:bottom w:val="none" w:sz="0" w:space="0" w:color="auto"/>
        <w:right w:val="none" w:sz="0" w:space="0" w:color="auto"/>
      </w:divBdr>
    </w:div>
    <w:div w:id="873032069">
      <w:bodyDiv w:val="1"/>
      <w:marLeft w:val="0"/>
      <w:marRight w:val="0"/>
      <w:marTop w:val="0"/>
      <w:marBottom w:val="0"/>
      <w:divBdr>
        <w:top w:val="none" w:sz="0" w:space="0" w:color="auto"/>
        <w:left w:val="none" w:sz="0" w:space="0" w:color="auto"/>
        <w:bottom w:val="none" w:sz="0" w:space="0" w:color="auto"/>
        <w:right w:val="none" w:sz="0" w:space="0" w:color="auto"/>
      </w:divBdr>
    </w:div>
    <w:div w:id="876358907">
      <w:bodyDiv w:val="1"/>
      <w:marLeft w:val="0"/>
      <w:marRight w:val="0"/>
      <w:marTop w:val="0"/>
      <w:marBottom w:val="0"/>
      <w:divBdr>
        <w:top w:val="none" w:sz="0" w:space="0" w:color="auto"/>
        <w:left w:val="none" w:sz="0" w:space="0" w:color="auto"/>
        <w:bottom w:val="none" w:sz="0" w:space="0" w:color="auto"/>
        <w:right w:val="none" w:sz="0" w:space="0" w:color="auto"/>
      </w:divBdr>
    </w:div>
    <w:div w:id="883366425">
      <w:bodyDiv w:val="1"/>
      <w:marLeft w:val="0"/>
      <w:marRight w:val="0"/>
      <w:marTop w:val="0"/>
      <w:marBottom w:val="0"/>
      <w:divBdr>
        <w:top w:val="none" w:sz="0" w:space="0" w:color="auto"/>
        <w:left w:val="none" w:sz="0" w:space="0" w:color="auto"/>
        <w:bottom w:val="none" w:sz="0" w:space="0" w:color="auto"/>
        <w:right w:val="none" w:sz="0" w:space="0" w:color="auto"/>
      </w:divBdr>
    </w:div>
    <w:div w:id="917208289">
      <w:bodyDiv w:val="1"/>
      <w:marLeft w:val="0"/>
      <w:marRight w:val="0"/>
      <w:marTop w:val="0"/>
      <w:marBottom w:val="0"/>
      <w:divBdr>
        <w:top w:val="none" w:sz="0" w:space="0" w:color="auto"/>
        <w:left w:val="none" w:sz="0" w:space="0" w:color="auto"/>
        <w:bottom w:val="none" w:sz="0" w:space="0" w:color="auto"/>
        <w:right w:val="none" w:sz="0" w:space="0" w:color="auto"/>
      </w:divBdr>
    </w:div>
    <w:div w:id="942499184">
      <w:bodyDiv w:val="1"/>
      <w:marLeft w:val="0"/>
      <w:marRight w:val="0"/>
      <w:marTop w:val="0"/>
      <w:marBottom w:val="0"/>
      <w:divBdr>
        <w:top w:val="none" w:sz="0" w:space="0" w:color="auto"/>
        <w:left w:val="none" w:sz="0" w:space="0" w:color="auto"/>
        <w:bottom w:val="none" w:sz="0" w:space="0" w:color="auto"/>
        <w:right w:val="none" w:sz="0" w:space="0" w:color="auto"/>
      </w:divBdr>
      <w:divsChild>
        <w:div w:id="90206624">
          <w:marLeft w:val="0"/>
          <w:marRight w:val="0"/>
          <w:marTop w:val="0"/>
          <w:marBottom w:val="0"/>
          <w:divBdr>
            <w:top w:val="none" w:sz="0" w:space="0" w:color="auto"/>
            <w:left w:val="none" w:sz="0" w:space="0" w:color="auto"/>
            <w:bottom w:val="none" w:sz="0" w:space="0" w:color="auto"/>
            <w:right w:val="none" w:sz="0" w:space="0" w:color="auto"/>
          </w:divBdr>
          <w:divsChild>
            <w:div w:id="1209033081">
              <w:marLeft w:val="0"/>
              <w:marRight w:val="0"/>
              <w:marTop w:val="0"/>
              <w:marBottom w:val="0"/>
              <w:divBdr>
                <w:top w:val="none" w:sz="0" w:space="0" w:color="auto"/>
                <w:left w:val="none" w:sz="0" w:space="0" w:color="auto"/>
                <w:bottom w:val="none" w:sz="0" w:space="0" w:color="auto"/>
                <w:right w:val="none" w:sz="0" w:space="0" w:color="auto"/>
              </w:divBdr>
            </w:div>
            <w:div w:id="2132282341">
              <w:marLeft w:val="0"/>
              <w:marRight w:val="0"/>
              <w:marTop w:val="0"/>
              <w:marBottom w:val="0"/>
              <w:divBdr>
                <w:top w:val="none" w:sz="0" w:space="0" w:color="auto"/>
                <w:left w:val="none" w:sz="0" w:space="0" w:color="auto"/>
                <w:bottom w:val="none" w:sz="0" w:space="0" w:color="auto"/>
                <w:right w:val="none" w:sz="0" w:space="0" w:color="auto"/>
              </w:divBdr>
            </w:div>
            <w:div w:id="1301617026">
              <w:marLeft w:val="0"/>
              <w:marRight w:val="0"/>
              <w:marTop w:val="0"/>
              <w:marBottom w:val="0"/>
              <w:divBdr>
                <w:top w:val="none" w:sz="0" w:space="0" w:color="auto"/>
                <w:left w:val="none" w:sz="0" w:space="0" w:color="auto"/>
                <w:bottom w:val="none" w:sz="0" w:space="0" w:color="auto"/>
                <w:right w:val="none" w:sz="0" w:space="0" w:color="auto"/>
              </w:divBdr>
            </w:div>
            <w:div w:id="646278587">
              <w:marLeft w:val="0"/>
              <w:marRight w:val="0"/>
              <w:marTop w:val="0"/>
              <w:marBottom w:val="0"/>
              <w:divBdr>
                <w:top w:val="none" w:sz="0" w:space="0" w:color="auto"/>
                <w:left w:val="none" w:sz="0" w:space="0" w:color="auto"/>
                <w:bottom w:val="none" w:sz="0" w:space="0" w:color="auto"/>
                <w:right w:val="none" w:sz="0" w:space="0" w:color="auto"/>
              </w:divBdr>
            </w:div>
            <w:div w:id="1371111040">
              <w:marLeft w:val="0"/>
              <w:marRight w:val="0"/>
              <w:marTop w:val="0"/>
              <w:marBottom w:val="0"/>
              <w:divBdr>
                <w:top w:val="none" w:sz="0" w:space="0" w:color="auto"/>
                <w:left w:val="none" w:sz="0" w:space="0" w:color="auto"/>
                <w:bottom w:val="none" w:sz="0" w:space="0" w:color="auto"/>
                <w:right w:val="none" w:sz="0" w:space="0" w:color="auto"/>
              </w:divBdr>
            </w:div>
            <w:div w:id="572545167">
              <w:marLeft w:val="0"/>
              <w:marRight w:val="0"/>
              <w:marTop w:val="0"/>
              <w:marBottom w:val="0"/>
              <w:divBdr>
                <w:top w:val="none" w:sz="0" w:space="0" w:color="auto"/>
                <w:left w:val="none" w:sz="0" w:space="0" w:color="auto"/>
                <w:bottom w:val="none" w:sz="0" w:space="0" w:color="auto"/>
                <w:right w:val="none" w:sz="0" w:space="0" w:color="auto"/>
              </w:divBdr>
            </w:div>
            <w:div w:id="52968280">
              <w:marLeft w:val="0"/>
              <w:marRight w:val="0"/>
              <w:marTop w:val="0"/>
              <w:marBottom w:val="0"/>
              <w:divBdr>
                <w:top w:val="none" w:sz="0" w:space="0" w:color="auto"/>
                <w:left w:val="none" w:sz="0" w:space="0" w:color="auto"/>
                <w:bottom w:val="none" w:sz="0" w:space="0" w:color="auto"/>
                <w:right w:val="none" w:sz="0" w:space="0" w:color="auto"/>
              </w:divBdr>
            </w:div>
            <w:div w:id="654377851">
              <w:marLeft w:val="0"/>
              <w:marRight w:val="0"/>
              <w:marTop w:val="0"/>
              <w:marBottom w:val="0"/>
              <w:divBdr>
                <w:top w:val="none" w:sz="0" w:space="0" w:color="auto"/>
                <w:left w:val="none" w:sz="0" w:space="0" w:color="auto"/>
                <w:bottom w:val="none" w:sz="0" w:space="0" w:color="auto"/>
                <w:right w:val="none" w:sz="0" w:space="0" w:color="auto"/>
              </w:divBdr>
            </w:div>
            <w:div w:id="346565110">
              <w:marLeft w:val="0"/>
              <w:marRight w:val="0"/>
              <w:marTop w:val="0"/>
              <w:marBottom w:val="0"/>
              <w:divBdr>
                <w:top w:val="none" w:sz="0" w:space="0" w:color="auto"/>
                <w:left w:val="none" w:sz="0" w:space="0" w:color="auto"/>
                <w:bottom w:val="none" w:sz="0" w:space="0" w:color="auto"/>
                <w:right w:val="none" w:sz="0" w:space="0" w:color="auto"/>
              </w:divBdr>
            </w:div>
            <w:div w:id="1436053853">
              <w:marLeft w:val="0"/>
              <w:marRight w:val="0"/>
              <w:marTop w:val="0"/>
              <w:marBottom w:val="0"/>
              <w:divBdr>
                <w:top w:val="none" w:sz="0" w:space="0" w:color="auto"/>
                <w:left w:val="none" w:sz="0" w:space="0" w:color="auto"/>
                <w:bottom w:val="none" w:sz="0" w:space="0" w:color="auto"/>
                <w:right w:val="none" w:sz="0" w:space="0" w:color="auto"/>
              </w:divBdr>
            </w:div>
            <w:div w:id="533540576">
              <w:marLeft w:val="0"/>
              <w:marRight w:val="0"/>
              <w:marTop w:val="0"/>
              <w:marBottom w:val="0"/>
              <w:divBdr>
                <w:top w:val="none" w:sz="0" w:space="0" w:color="auto"/>
                <w:left w:val="none" w:sz="0" w:space="0" w:color="auto"/>
                <w:bottom w:val="none" w:sz="0" w:space="0" w:color="auto"/>
                <w:right w:val="none" w:sz="0" w:space="0" w:color="auto"/>
              </w:divBdr>
            </w:div>
            <w:div w:id="1305743386">
              <w:marLeft w:val="0"/>
              <w:marRight w:val="0"/>
              <w:marTop w:val="0"/>
              <w:marBottom w:val="0"/>
              <w:divBdr>
                <w:top w:val="none" w:sz="0" w:space="0" w:color="auto"/>
                <w:left w:val="none" w:sz="0" w:space="0" w:color="auto"/>
                <w:bottom w:val="none" w:sz="0" w:space="0" w:color="auto"/>
                <w:right w:val="none" w:sz="0" w:space="0" w:color="auto"/>
              </w:divBdr>
            </w:div>
            <w:div w:id="1147821075">
              <w:marLeft w:val="0"/>
              <w:marRight w:val="0"/>
              <w:marTop w:val="0"/>
              <w:marBottom w:val="0"/>
              <w:divBdr>
                <w:top w:val="none" w:sz="0" w:space="0" w:color="auto"/>
                <w:left w:val="none" w:sz="0" w:space="0" w:color="auto"/>
                <w:bottom w:val="none" w:sz="0" w:space="0" w:color="auto"/>
                <w:right w:val="none" w:sz="0" w:space="0" w:color="auto"/>
              </w:divBdr>
            </w:div>
            <w:div w:id="1821193275">
              <w:marLeft w:val="0"/>
              <w:marRight w:val="0"/>
              <w:marTop w:val="0"/>
              <w:marBottom w:val="0"/>
              <w:divBdr>
                <w:top w:val="none" w:sz="0" w:space="0" w:color="auto"/>
                <w:left w:val="none" w:sz="0" w:space="0" w:color="auto"/>
                <w:bottom w:val="none" w:sz="0" w:space="0" w:color="auto"/>
                <w:right w:val="none" w:sz="0" w:space="0" w:color="auto"/>
              </w:divBdr>
            </w:div>
            <w:div w:id="1100492609">
              <w:marLeft w:val="0"/>
              <w:marRight w:val="0"/>
              <w:marTop w:val="0"/>
              <w:marBottom w:val="0"/>
              <w:divBdr>
                <w:top w:val="none" w:sz="0" w:space="0" w:color="auto"/>
                <w:left w:val="none" w:sz="0" w:space="0" w:color="auto"/>
                <w:bottom w:val="none" w:sz="0" w:space="0" w:color="auto"/>
                <w:right w:val="none" w:sz="0" w:space="0" w:color="auto"/>
              </w:divBdr>
            </w:div>
            <w:div w:id="1534033878">
              <w:marLeft w:val="0"/>
              <w:marRight w:val="0"/>
              <w:marTop w:val="0"/>
              <w:marBottom w:val="0"/>
              <w:divBdr>
                <w:top w:val="none" w:sz="0" w:space="0" w:color="auto"/>
                <w:left w:val="none" w:sz="0" w:space="0" w:color="auto"/>
                <w:bottom w:val="none" w:sz="0" w:space="0" w:color="auto"/>
                <w:right w:val="none" w:sz="0" w:space="0" w:color="auto"/>
              </w:divBdr>
            </w:div>
            <w:div w:id="1376079881">
              <w:marLeft w:val="0"/>
              <w:marRight w:val="0"/>
              <w:marTop w:val="0"/>
              <w:marBottom w:val="0"/>
              <w:divBdr>
                <w:top w:val="none" w:sz="0" w:space="0" w:color="auto"/>
                <w:left w:val="none" w:sz="0" w:space="0" w:color="auto"/>
                <w:bottom w:val="none" w:sz="0" w:space="0" w:color="auto"/>
                <w:right w:val="none" w:sz="0" w:space="0" w:color="auto"/>
              </w:divBdr>
            </w:div>
            <w:div w:id="2125729744">
              <w:marLeft w:val="0"/>
              <w:marRight w:val="0"/>
              <w:marTop w:val="0"/>
              <w:marBottom w:val="0"/>
              <w:divBdr>
                <w:top w:val="none" w:sz="0" w:space="0" w:color="auto"/>
                <w:left w:val="none" w:sz="0" w:space="0" w:color="auto"/>
                <w:bottom w:val="none" w:sz="0" w:space="0" w:color="auto"/>
                <w:right w:val="none" w:sz="0" w:space="0" w:color="auto"/>
              </w:divBdr>
            </w:div>
            <w:div w:id="527644473">
              <w:marLeft w:val="0"/>
              <w:marRight w:val="0"/>
              <w:marTop w:val="0"/>
              <w:marBottom w:val="0"/>
              <w:divBdr>
                <w:top w:val="none" w:sz="0" w:space="0" w:color="auto"/>
                <w:left w:val="none" w:sz="0" w:space="0" w:color="auto"/>
                <w:bottom w:val="none" w:sz="0" w:space="0" w:color="auto"/>
                <w:right w:val="none" w:sz="0" w:space="0" w:color="auto"/>
              </w:divBdr>
            </w:div>
            <w:div w:id="393234933">
              <w:marLeft w:val="0"/>
              <w:marRight w:val="0"/>
              <w:marTop w:val="0"/>
              <w:marBottom w:val="0"/>
              <w:divBdr>
                <w:top w:val="none" w:sz="0" w:space="0" w:color="auto"/>
                <w:left w:val="none" w:sz="0" w:space="0" w:color="auto"/>
                <w:bottom w:val="none" w:sz="0" w:space="0" w:color="auto"/>
                <w:right w:val="none" w:sz="0" w:space="0" w:color="auto"/>
              </w:divBdr>
            </w:div>
            <w:div w:id="1352993309">
              <w:marLeft w:val="0"/>
              <w:marRight w:val="0"/>
              <w:marTop w:val="0"/>
              <w:marBottom w:val="0"/>
              <w:divBdr>
                <w:top w:val="none" w:sz="0" w:space="0" w:color="auto"/>
                <w:left w:val="none" w:sz="0" w:space="0" w:color="auto"/>
                <w:bottom w:val="none" w:sz="0" w:space="0" w:color="auto"/>
                <w:right w:val="none" w:sz="0" w:space="0" w:color="auto"/>
              </w:divBdr>
            </w:div>
            <w:div w:id="73280039">
              <w:marLeft w:val="0"/>
              <w:marRight w:val="0"/>
              <w:marTop w:val="0"/>
              <w:marBottom w:val="0"/>
              <w:divBdr>
                <w:top w:val="none" w:sz="0" w:space="0" w:color="auto"/>
                <w:left w:val="none" w:sz="0" w:space="0" w:color="auto"/>
                <w:bottom w:val="none" w:sz="0" w:space="0" w:color="auto"/>
                <w:right w:val="none" w:sz="0" w:space="0" w:color="auto"/>
              </w:divBdr>
            </w:div>
            <w:div w:id="620914769">
              <w:marLeft w:val="0"/>
              <w:marRight w:val="0"/>
              <w:marTop w:val="0"/>
              <w:marBottom w:val="0"/>
              <w:divBdr>
                <w:top w:val="none" w:sz="0" w:space="0" w:color="auto"/>
                <w:left w:val="none" w:sz="0" w:space="0" w:color="auto"/>
                <w:bottom w:val="none" w:sz="0" w:space="0" w:color="auto"/>
                <w:right w:val="none" w:sz="0" w:space="0" w:color="auto"/>
              </w:divBdr>
            </w:div>
            <w:div w:id="458886813">
              <w:marLeft w:val="0"/>
              <w:marRight w:val="0"/>
              <w:marTop w:val="0"/>
              <w:marBottom w:val="0"/>
              <w:divBdr>
                <w:top w:val="none" w:sz="0" w:space="0" w:color="auto"/>
                <w:left w:val="none" w:sz="0" w:space="0" w:color="auto"/>
                <w:bottom w:val="none" w:sz="0" w:space="0" w:color="auto"/>
                <w:right w:val="none" w:sz="0" w:space="0" w:color="auto"/>
              </w:divBdr>
            </w:div>
            <w:div w:id="683674644">
              <w:marLeft w:val="0"/>
              <w:marRight w:val="0"/>
              <w:marTop w:val="0"/>
              <w:marBottom w:val="0"/>
              <w:divBdr>
                <w:top w:val="none" w:sz="0" w:space="0" w:color="auto"/>
                <w:left w:val="none" w:sz="0" w:space="0" w:color="auto"/>
                <w:bottom w:val="none" w:sz="0" w:space="0" w:color="auto"/>
                <w:right w:val="none" w:sz="0" w:space="0" w:color="auto"/>
              </w:divBdr>
            </w:div>
            <w:div w:id="1684697441">
              <w:marLeft w:val="0"/>
              <w:marRight w:val="0"/>
              <w:marTop w:val="0"/>
              <w:marBottom w:val="0"/>
              <w:divBdr>
                <w:top w:val="none" w:sz="0" w:space="0" w:color="auto"/>
                <w:left w:val="none" w:sz="0" w:space="0" w:color="auto"/>
                <w:bottom w:val="none" w:sz="0" w:space="0" w:color="auto"/>
                <w:right w:val="none" w:sz="0" w:space="0" w:color="auto"/>
              </w:divBdr>
            </w:div>
            <w:div w:id="1095781007">
              <w:marLeft w:val="0"/>
              <w:marRight w:val="0"/>
              <w:marTop w:val="0"/>
              <w:marBottom w:val="0"/>
              <w:divBdr>
                <w:top w:val="none" w:sz="0" w:space="0" w:color="auto"/>
                <w:left w:val="none" w:sz="0" w:space="0" w:color="auto"/>
                <w:bottom w:val="none" w:sz="0" w:space="0" w:color="auto"/>
                <w:right w:val="none" w:sz="0" w:space="0" w:color="auto"/>
              </w:divBdr>
            </w:div>
            <w:div w:id="2030330811">
              <w:marLeft w:val="0"/>
              <w:marRight w:val="0"/>
              <w:marTop w:val="0"/>
              <w:marBottom w:val="0"/>
              <w:divBdr>
                <w:top w:val="none" w:sz="0" w:space="0" w:color="auto"/>
                <w:left w:val="none" w:sz="0" w:space="0" w:color="auto"/>
                <w:bottom w:val="none" w:sz="0" w:space="0" w:color="auto"/>
                <w:right w:val="none" w:sz="0" w:space="0" w:color="auto"/>
              </w:divBdr>
            </w:div>
            <w:div w:id="400449141">
              <w:marLeft w:val="0"/>
              <w:marRight w:val="0"/>
              <w:marTop w:val="0"/>
              <w:marBottom w:val="0"/>
              <w:divBdr>
                <w:top w:val="none" w:sz="0" w:space="0" w:color="auto"/>
                <w:left w:val="none" w:sz="0" w:space="0" w:color="auto"/>
                <w:bottom w:val="none" w:sz="0" w:space="0" w:color="auto"/>
                <w:right w:val="none" w:sz="0" w:space="0" w:color="auto"/>
              </w:divBdr>
            </w:div>
            <w:div w:id="1416709923">
              <w:marLeft w:val="0"/>
              <w:marRight w:val="0"/>
              <w:marTop w:val="0"/>
              <w:marBottom w:val="0"/>
              <w:divBdr>
                <w:top w:val="none" w:sz="0" w:space="0" w:color="auto"/>
                <w:left w:val="none" w:sz="0" w:space="0" w:color="auto"/>
                <w:bottom w:val="none" w:sz="0" w:space="0" w:color="auto"/>
                <w:right w:val="none" w:sz="0" w:space="0" w:color="auto"/>
              </w:divBdr>
            </w:div>
            <w:div w:id="583295114">
              <w:marLeft w:val="0"/>
              <w:marRight w:val="0"/>
              <w:marTop w:val="0"/>
              <w:marBottom w:val="0"/>
              <w:divBdr>
                <w:top w:val="none" w:sz="0" w:space="0" w:color="auto"/>
                <w:left w:val="none" w:sz="0" w:space="0" w:color="auto"/>
                <w:bottom w:val="none" w:sz="0" w:space="0" w:color="auto"/>
                <w:right w:val="none" w:sz="0" w:space="0" w:color="auto"/>
              </w:divBdr>
            </w:div>
            <w:div w:id="542787154">
              <w:marLeft w:val="0"/>
              <w:marRight w:val="0"/>
              <w:marTop w:val="0"/>
              <w:marBottom w:val="0"/>
              <w:divBdr>
                <w:top w:val="none" w:sz="0" w:space="0" w:color="auto"/>
                <w:left w:val="none" w:sz="0" w:space="0" w:color="auto"/>
                <w:bottom w:val="none" w:sz="0" w:space="0" w:color="auto"/>
                <w:right w:val="none" w:sz="0" w:space="0" w:color="auto"/>
              </w:divBdr>
            </w:div>
            <w:div w:id="1507282410">
              <w:marLeft w:val="0"/>
              <w:marRight w:val="0"/>
              <w:marTop w:val="0"/>
              <w:marBottom w:val="0"/>
              <w:divBdr>
                <w:top w:val="none" w:sz="0" w:space="0" w:color="auto"/>
                <w:left w:val="none" w:sz="0" w:space="0" w:color="auto"/>
                <w:bottom w:val="none" w:sz="0" w:space="0" w:color="auto"/>
                <w:right w:val="none" w:sz="0" w:space="0" w:color="auto"/>
              </w:divBdr>
            </w:div>
            <w:div w:id="898781491">
              <w:marLeft w:val="0"/>
              <w:marRight w:val="0"/>
              <w:marTop w:val="0"/>
              <w:marBottom w:val="0"/>
              <w:divBdr>
                <w:top w:val="none" w:sz="0" w:space="0" w:color="auto"/>
                <w:left w:val="none" w:sz="0" w:space="0" w:color="auto"/>
                <w:bottom w:val="none" w:sz="0" w:space="0" w:color="auto"/>
                <w:right w:val="none" w:sz="0" w:space="0" w:color="auto"/>
              </w:divBdr>
            </w:div>
            <w:div w:id="861089632">
              <w:marLeft w:val="0"/>
              <w:marRight w:val="0"/>
              <w:marTop w:val="0"/>
              <w:marBottom w:val="0"/>
              <w:divBdr>
                <w:top w:val="none" w:sz="0" w:space="0" w:color="auto"/>
                <w:left w:val="none" w:sz="0" w:space="0" w:color="auto"/>
                <w:bottom w:val="none" w:sz="0" w:space="0" w:color="auto"/>
                <w:right w:val="none" w:sz="0" w:space="0" w:color="auto"/>
              </w:divBdr>
            </w:div>
            <w:div w:id="2113816669">
              <w:marLeft w:val="0"/>
              <w:marRight w:val="0"/>
              <w:marTop w:val="0"/>
              <w:marBottom w:val="0"/>
              <w:divBdr>
                <w:top w:val="none" w:sz="0" w:space="0" w:color="auto"/>
                <w:left w:val="none" w:sz="0" w:space="0" w:color="auto"/>
                <w:bottom w:val="none" w:sz="0" w:space="0" w:color="auto"/>
                <w:right w:val="none" w:sz="0" w:space="0" w:color="auto"/>
              </w:divBdr>
            </w:div>
            <w:div w:id="801994351">
              <w:marLeft w:val="0"/>
              <w:marRight w:val="0"/>
              <w:marTop w:val="0"/>
              <w:marBottom w:val="0"/>
              <w:divBdr>
                <w:top w:val="none" w:sz="0" w:space="0" w:color="auto"/>
                <w:left w:val="none" w:sz="0" w:space="0" w:color="auto"/>
                <w:bottom w:val="none" w:sz="0" w:space="0" w:color="auto"/>
                <w:right w:val="none" w:sz="0" w:space="0" w:color="auto"/>
              </w:divBdr>
            </w:div>
            <w:div w:id="778065563">
              <w:marLeft w:val="0"/>
              <w:marRight w:val="0"/>
              <w:marTop w:val="0"/>
              <w:marBottom w:val="0"/>
              <w:divBdr>
                <w:top w:val="none" w:sz="0" w:space="0" w:color="auto"/>
                <w:left w:val="none" w:sz="0" w:space="0" w:color="auto"/>
                <w:bottom w:val="none" w:sz="0" w:space="0" w:color="auto"/>
                <w:right w:val="none" w:sz="0" w:space="0" w:color="auto"/>
              </w:divBdr>
            </w:div>
            <w:div w:id="364451491">
              <w:marLeft w:val="0"/>
              <w:marRight w:val="0"/>
              <w:marTop w:val="0"/>
              <w:marBottom w:val="0"/>
              <w:divBdr>
                <w:top w:val="none" w:sz="0" w:space="0" w:color="auto"/>
                <w:left w:val="none" w:sz="0" w:space="0" w:color="auto"/>
                <w:bottom w:val="none" w:sz="0" w:space="0" w:color="auto"/>
                <w:right w:val="none" w:sz="0" w:space="0" w:color="auto"/>
              </w:divBdr>
            </w:div>
            <w:div w:id="1775637857">
              <w:marLeft w:val="0"/>
              <w:marRight w:val="0"/>
              <w:marTop w:val="0"/>
              <w:marBottom w:val="0"/>
              <w:divBdr>
                <w:top w:val="none" w:sz="0" w:space="0" w:color="auto"/>
                <w:left w:val="none" w:sz="0" w:space="0" w:color="auto"/>
                <w:bottom w:val="none" w:sz="0" w:space="0" w:color="auto"/>
                <w:right w:val="none" w:sz="0" w:space="0" w:color="auto"/>
              </w:divBdr>
            </w:div>
            <w:div w:id="834952481">
              <w:marLeft w:val="0"/>
              <w:marRight w:val="0"/>
              <w:marTop w:val="0"/>
              <w:marBottom w:val="0"/>
              <w:divBdr>
                <w:top w:val="none" w:sz="0" w:space="0" w:color="auto"/>
                <w:left w:val="none" w:sz="0" w:space="0" w:color="auto"/>
                <w:bottom w:val="none" w:sz="0" w:space="0" w:color="auto"/>
                <w:right w:val="none" w:sz="0" w:space="0" w:color="auto"/>
              </w:divBdr>
            </w:div>
            <w:div w:id="1461649742">
              <w:marLeft w:val="0"/>
              <w:marRight w:val="0"/>
              <w:marTop w:val="0"/>
              <w:marBottom w:val="0"/>
              <w:divBdr>
                <w:top w:val="none" w:sz="0" w:space="0" w:color="auto"/>
                <w:left w:val="none" w:sz="0" w:space="0" w:color="auto"/>
                <w:bottom w:val="none" w:sz="0" w:space="0" w:color="auto"/>
                <w:right w:val="none" w:sz="0" w:space="0" w:color="auto"/>
              </w:divBdr>
            </w:div>
            <w:div w:id="309403742">
              <w:marLeft w:val="0"/>
              <w:marRight w:val="0"/>
              <w:marTop w:val="0"/>
              <w:marBottom w:val="0"/>
              <w:divBdr>
                <w:top w:val="none" w:sz="0" w:space="0" w:color="auto"/>
                <w:left w:val="none" w:sz="0" w:space="0" w:color="auto"/>
                <w:bottom w:val="none" w:sz="0" w:space="0" w:color="auto"/>
                <w:right w:val="none" w:sz="0" w:space="0" w:color="auto"/>
              </w:divBdr>
            </w:div>
            <w:div w:id="1412240140">
              <w:marLeft w:val="0"/>
              <w:marRight w:val="0"/>
              <w:marTop w:val="0"/>
              <w:marBottom w:val="0"/>
              <w:divBdr>
                <w:top w:val="none" w:sz="0" w:space="0" w:color="auto"/>
                <w:left w:val="none" w:sz="0" w:space="0" w:color="auto"/>
                <w:bottom w:val="none" w:sz="0" w:space="0" w:color="auto"/>
                <w:right w:val="none" w:sz="0" w:space="0" w:color="auto"/>
              </w:divBdr>
            </w:div>
            <w:div w:id="947545416">
              <w:marLeft w:val="0"/>
              <w:marRight w:val="0"/>
              <w:marTop w:val="0"/>
              <w:marBottom w:val="0"/>
              <w:divBdr>
                <w:top w:val="none" w:sz="0" w:space="0" w:color="auto"/>
                <w:left w:val="none" w:sz="0" w:space="0" w:color="auto"/>
                <w:bottom w:val="none" w:sz="0" w:space="0" w:color="auto"/>
                <w:right w:val="none" w:sz="0" w:space="0" w:color="auto"/>
              </w:divBdr>
            </w:div>
            <w:div w:id="575868911">
              <w:marLeft w:val="0"/>
              <w:marRight w:val="0"/>
              <w:marTop w:val="0"/>
              <w:marBottom w:val="0"/>
              <w:divBdr>
                <w:top w:val="none" w:sz="0" w:space="0" w:color="auto"/>
                <w:left w:val="none" w:sz="0" w:space="0" w:color="auto"/>
                <w:bottom w:val="none" w:sz="0" w:space="0" w:color="auto"/>
                <w:right w:val="none" w:sz="0" w:space="0" w:color="auto"/>
              </w:divBdr>
            </w:div>
            <w:div w:id="1287926680">
              <w:marLeft w:val="0"/>
              <w:marRight w:val="0"/>
              <w:marTop w:val="0"/>
              <w:marBottom w:val="0"/>
              <w:divBdr>
                <w:top w:val="none" w:sz="0" w:space="0" w:color="auto"/>
                <w:left w:val="none" w:sz="0" w:space="0" w:color="auto"/>
                <w:bottom w:val="none" w:sz="0" w:space="0" w:color="auto"/>
                <w:right w:val="none" w:sz="0" w:space="0" w:color="auto"/>
              </w:divBdr>
            </w:div>
            <w:div w:id="1529368766">
              <w:marLeft w:val="0"/>
              <w:marRight w:val="0"/>
              <w:marTop w:val="0"/>
              <w:marBottom w:val="0"/>
              <w:divBdr>
                <w:top w:val="none" w:sz="0" w:space="0" w:color="auto"/>
                <w:left w:val="none" w:sz="0" w:space="0" w:color="auto"/>
                <w:bottom w:val="none" w:sz="0" w:space="0" w:color="auto"/>
                <w:right w:val="none" w:sz="0" w:space="0" w:color="auto"/>
              </w:divBdr>
            </w:div>
            <w:div w:id="735279010">
              <w:marLeft w:val="0"/>
              <w:marRight w:val="0"/>
              <w:marTop w:val="0"/>
              <w:marBottom w:val="0"/>
              <w:divBdr>
                <w:top w:val="none" w:sz="0" w:space="0" w:color="auto"/>
                <w:left w:val="none" w:sz="0" w:space="0" w:color="auto"/>
                <w:bottom w:val="none" w:sz="0" w:space="0" w:color="auto"/>
                <w:right w:val="none" w:sz="0" w:space="0" w:color="auto"/>
              </w:divBdr>
            </w:div>
            <w:div w:id="466626576">
              <w:marLeft w:val="0"/>
              <w:marRight w:val="0"/>
              <w:marTop w:val="0"/>
              <w:marBottom w:val="0"/>
              <w:divBdr>
                <w:top w:val="none" w:sz="0" w:space="0" w:color="auto"/>
                <w:left w:val="none" w:sz="0" w:space="0" w:color="auto"/>
                <w:bottom w:val="none" w:sz="0" w:space="0" w:color="auto"/>
                <w:right w:val="none" w:sz="0" w:space="0" w:color="auto"/>
              </w:divBdr>
            </w:div>
            <w:div w:id="284192915">
              <w:marLeft w:val="0"/>
              <w:marRight w:val="0"/>
              <w:marTop w:val="0"/>
              <w:marBottom w:val="0"/>
              <w:divBdr>
                <w:top w:val="none" w:sz="0" w:space="0" w:color="auto"/>
                <w:left w:val="none" w:sz="0" w:space="0" w:color="auto"/>
                <w:bottom w:val="none" w:sz="0" w:space="0" w:color="auto"/>
                <w:right w:val="none" w:sz="0" w:space="0" w:color="auto"/>
              </w:divBdr>
            </w:div>
            <w:div w:id="1357924782">
              <w:marLeft w:val="0"/>
              <w:marRight w:val="0"/>
              <w:marTop w:val="0"/>
              <w:marBottom w:val="0"/>
              <w:divBdr>
                <w:top w:val="none" w:sz="0" w:space="0" w:color="auto"/>
                <w:left w:val="none" w:sz="0" w:space="0" w:color="auto"/>
                <w:bottom w:val="none" w:sz="0" w:space="0" w:color="auto"/>
                <w:right w:val="none" w:sz="0" w:space="0" w:color="auto"/>
              </w:divBdr>
            </w:div>
            <w:div w:id="795371212">
              <w:marLeft w:val="0"/>
              <w:marRight w:val="0"/>
              <w:marTop w:val="0"/>
              <w:marBottom w:val="0"/>
              <w:divBdr>
                <w:top w:val="none" w:sz="0" w:space="0" w:color="auto"/>
                <w:left w:val="none" w:sz="0" w:space="0" w:color="auto"/>
                <w:bottom w:val="none" w:sz="0" w:space="0" w:color="auto"/>
                <w:right w:val="none" w:sz="0" w:space="0" w:color="auto"/>
              </w:divBdr>
            </w:div>
            <w:div w:id="1457215973">
              <w:marLeft w:val="0"/>
              <w:marRight w:val="0"/>
              <w:marTop w:val="0"/>
              <w:marBottom w:val="0"/>
              <w:divBdr>
                <w:top w:val="none" w:sz="0" w:space="0" w:color="auto"/>
                <w:left w:val="none" w:sz="0" w:space="0" w:color="auto"/>
                <w:bottom w:val="none" w:sz="0" w:space="0" w:color="auto"/>
                <w:right w:val="none" w:sz="0" w:space="0" w:color="auto"/>
              </w:divBdr>
            </w:div>
            <w:div w:id="1129056597">
              <w:marLeft w:val="0"/>
              <w:marRight w:val="0"/>
              <w:marTop w:val="0"/>
              <w:marBottom w:val="0"/>
              <w:divBdr>
                <w:top w:val="none" w:sz="0" w:space="0" w:color="auto"/>
                <w:left w:val="none" w:sz="0" w:space="0" w:color="auto"/>
                <w:bottom w:val="none" w:sz="0" w:space="0" w:color="auto"/>
                <w:right w:val="none" w:sz="0" w:space="0" w:color="auto"/>
              </w:divBdr>
            </w:div>
            <w:div w:id="510801472">
              <w:marLeft w:val="0"/>
              <w:marRight w:val="0"/>
              <w:marTop w:val="0"/>
              <w:marBottom w:val="0"/>
              <w:divBdr>
                <w:top w:val="none" w:sz="0" w:space="0" w:color="auto"/>
                <w:left w:val="none" w:sz="0" w:space="0" w:color="auto"/>
                <w:bottom w:val="none" w:sz="0" w:space="0" w:color="auto"/>
                <w:right w:val="none" w:sz="0" w:space="0" w:color="auto"/>
              </w:divBdr>
            </w:div>
            <w:div w:id="1264607194">
              <w:marLeft w:val="0"/>
              <w:marRight w:val="0"/>
              <w:marTop w:val="0"/>
              <w:marBottom w:val="0"/>
              <w:divBdr>
                <w:top w:val="none" w:sz="0" w:space="0" w:color="auto"/>
                <w:left w:val="none" w:sz="0" w:space="0" w:color="auto"/>
                <w:bottom w:val="none" w:sz="0" w:space="0" w:color="auto"/>
                <w:right w:val="none" w:sz="0" w:space="0" w:color="auto"/>
              </w:divBdr>
            </w:div>
            <w:div w:id="1644894542">
              <w:marLeft w:val="0"/>
              <w:marRight w:val="0"/>
              <w:marTop w:val="0"/>
              <w:marBottom w:val="0"/>
              <w:divBdr>
                <w:top w:val="none" w:sz="0" w:space="0" w:color="auto"/>
                <w:left w:val="none" w:sz="0" w:space="0" w:color="auto"/>
                <w:bottom w:val="none" w:sz="0" w:space="0" w:color="auto"/>
                <w:right w:val="none" w:sz="0" w:space="0" w:color="auto"/>
              </w:divBdr>
            </w:div>
            <w:div w:id="1661157837">
              <w:marLeft w:val="0"/>
              <w:marRight w:val="0"/>
              <w:marTop w:val="0"/>
              <w:marBottom w:val="0"/>
              <w:divBdr>
                <w:top w:val="none" w:sz="0" w:space="0" w:color="auto"/>
                <w:left w:val="none" w:sz="0" w:space="0" w:color="auto"/>
                <w:bottom w:val="none" w:sz="0" w:space="0" w:color="auto"/>
                <w:right w:val="none" w:sz="0" w:space="0" w:color="auto"/>
              </w:divBdr>
            </w:div>
            <w:div w:id="1656060745">
              <w:marLeft w:val="0"/>
              <w:marRight w:val="0"/>
              <w:marTop w:val="0"/>
              <w:marBottom w:val="0"/>
              <w:divBdr>
                <w:top w:val="none" w:sz="0" w:space="0" w:color="auto"/>
                <w:left w:val="none" w:sz="0" w:space="0" w:color="auto"/>
                <w:bottom w:val="none" w:sz="0" w:space="0" w:color="auto"/>
                <w:right w:val="none" w:sz="0" w:space="0" w:color="auto"/>
              </w:divBdr>
            </w:div>
            <w:div w:id="1048263710">
              <w:marLeft w:val="0"/>
              <w:marRight w:val="0"/>
              <w:marTop w:val="0"/>
              <w:marBottom w:val="0"/>
              <w:divBdr>
                <w:top w:val="none" w:sz="0" w:space="0" w:color="auto"/>
                <w:left w:val="none" w:sz="0" w:space="0" w:color="auto"/>
                <w:bottom w:val="none" w:sz="0" w:space="0" w:color="auto"/>
                <w:right w:val="none" w:sz="0" w:space="0" w:color="auto"/>
              </w:divBdr>
            </w:div>
            <w:div w:id="1723475979">
              <w:marLeft w:val="0"/>
              <w:marRight w:val="0"/>
              <w:marTop w:val="0"/>
              <w:marBottom w:val="0"/>
              <w:divBdr>
                <w:top w:val="none" w:sz="0" w:space="0" w:color="auto"/>
                <w:left w:val="none" w:sz="0" w:space="0" w:color="auto"/>
                <w:bottom w:val="none" w:sz="0" w:space="0" w:color="auto"/>
                <w:right w:val="none" w:sz="0" w:space="0" w:color="auto"/>
              </w:divBdr>
            </w:div>
            <w:div w:id="807935921">
              <w:marLeft w:val="0"/>
              <w:marRight w:val="0"/>
              <w:marTop w:val="0"/>
              <w:marBottom w:val="0"/>
              <w:divBdr>
                <w:top w:val="none" w:sz="0" w:space="0" w:color="auto"/>
                <w:left w:val="none" w:sz="0" w:space="0" w:color="auto"/>
                <w:bottom w:val="none" w:sz="0" w:space="0" w:color="auto"/>
                <w:right w:val="none" w:sz="0" w:space="0" w:color="auto"/>
              </w:divBdr>
            </w:div>
            <w:div w:id="1706322093">
              <w:marLeft w:val="0"/>
              <w:marRight w:val="0"/>
              <w:marTop w:val="0"/>
              <w:marBottom w:val="0"/>
              <w:divBdr>
                <w:top w:val="none" w:sz="0" w:space="0" w:color="auto"/>
                <w:left w:val="none" w:sz="0" w:space="0" w:color="auto"/>
                <w:bottom w:val="none" w:sz="0" w:space="0" w:color="auto"/>
                <w:right w:val="none" w:sz="0" w:space="0" w:color="auto"/>
              </w:divBdr>
            </w:div>
            <w:div w:id="1313564210">
              <w:marLeft w:val="0"/>
              <w:marRight w:val="0"/>
              <w:marTop w:val="0"/>
              <w:marBottom w:val="0"/>
              <w:divBdr>
                <w:top w:val="none" w:sz="0" w:space="0" w:color="auto"/>
                <w:left w:val="none" w:sz="0" w:space="0" w:color="auto"/>
                <w:bottom w:val="none" w:sz="0" w:space="0" w:color="auto"/>
                <w:right w:val="none" w:sz="0" w:space="0" w:color="auto"/>
              </w:divBdr>
            </w:div>
            <w:div w:id="887646679">
              <w:marLeft w:val="0"/>
              <w:marRight w:val="0"/>
              <w:marTop w:val="0"/>
              <w:marBottom w:val="0"/>
              <w:divBdr>
                <w:top w:val="none" w:sz="0" w:space="0" w:color="auto"/>
                <w:left w:val="none" w:sz="0" w:space="0" w:color="auto"/>
                <w:bottom w:val="none" w:sz="0" w:space="0" w:color="auto"/>
                <w:right w:val="none" w:sz="0" w:space="0" w:color="auto"/>
              </w:divBdr>
            </w:div>
            <w:div w:id="1946189772">
              <w:marLeft w:val="0"/>
              <w:marRight w:val="0"/>
              <w:marTop w:val="0"/>
              <w:marBottom w:val="0"/>
              <w:divBdr>
                <w:top w:val="none" w:sz="0" w:space="0" w:color="auto"/>
                <w:left w:val="none" w:sz="0" w:space="0" w:color="auto"/>
                <w:bottom w:val="none" w:sz="0" w:space="0" w:color="auto"/>
                <w:right w:val="none" w:sz="0" w:space="0" w:color="auto"/>
              </w:divBdr>
            </w:div>
            <w:div w:id="1688435635">
              <w:marLeft w:val="0"/>
              <w:marRight w:val="0"/>
              <w:marTop w:val="0"/>
              <w:marBottom w:val="0"/>
              <w:divBdr>
                <w:top w:val="none" w:sz="0" w:space="0" w:color="auto"/>
                <w:left w:val="none" w:sz="0" w:space="0" w:color="auto"/>
                <w:bottom w:val="none" w:sz="0" w:space="0" w:color="auto"/>
                <w:right w:val="none" w:sz="0" w:space="0" w:color="auto"/>
              </w:divBdr>
            </w:div>
            <w:div w:id="829833614">
              <w:marLeft w:val="0"/>
              <w:marRight w:val="0"/>
              <w:marTop w:val="0"/>
              <w:marBottom w:val="0"/>
              <w:divBdr>
                <w:top w:val="none" w:sz="0" w:space="0" w:color="auto"/>
                <w:left w:val="none" w:sz="0" w:space="0" w:color="auto"/>
                <w:bottom w:val="none" w:sz="0" w:space="0" w:color="auto"/>
                <w:right w:val="none" w:sz="0" w:space="0" w:color="auto"/>
              </w:divBdr>
            </w:div>
            <w:div w:id="1868905246">
              <w:marLeft w:val="0"/>
              <w:marRight w:val="0"/>
              <w:marTop w:val="0"/>
              <w:marBottom w:val="0"/>
              <w:divBdr>
                <w:top w:val="none" w:sz="0" w:space="0" w:color="auto"/>
                <w:left w:val="none" w:sz="0" w:space="0" w:color="auto"/>
                <w:bottom w:val="none" w:sz="0" w:space="0" w:color="auto"/>
                <w:right w:val="none" w:sz="0" w:space="0" w:color="auto"/>
              </w:divBdr>
            </w:div>
            <w:div w:id="162939452">
              <w:marLeft w:val="0"/>
              <w:marRight w:val="0"/>
              <w:marTop w:val="0"/>
              <w:marBottom w:val="0"/>
              <w:divBdr>
                <w:top w:val="none" w:sz="0" w:space="0" w:color="auto"/>
                <w:left w:val="none" w:sz="0" w:space="0" w:color="auto"/>
                <w:bottom w:val="none" w:sz="0" w:space="0" w:color="auto"/>
                <w:right w:val="none" w:sz="0" w:space="0" w:color="auto"/>
              </w:divBdr>
            </w:div>
            <w:div w:id="336225470">
              <w:marLeft w:val="0"/>
              <w:marRight w:val="0"/>
              <w:marTop w:val="0"/>
              <w:marBottom w:val="0"/>
              <w:divBdr>
                <w:top w:val="none" w:sz="0" w:space="0" w:color="auto"/>
                <w:left w:val="none" w:sz="0" w:space="0" w:color="auto"/>
                <w:bottom w:val="none" w:sz="0" w:space="0" w:color="auto"/>
                <w:right w:val="none" w:sz="0" w:space="0" w:color="auto"/>
              </w:divBdr>
            </w:div>
            <w:div w:id="1689214269">
              <w:marLeft w:val="0"/>
              <w:marRight w:val="0"/>
              <w:marTop w:val="0"/>
              <w:marBottom w:val="0"/>
              <w:divBdr>
                <w:top w:val="none" w:sz="0" w:space="0" w:color="auto"/>
                <w:left w:val="none" w:sz="0" w:space="0" w:color="auto"/>
                <w:bottom w:val="none" w:sz="0" w:space="0" w:color="auto"/>
                <w:right w:val="none" w:sz="0" w:space="0" w:color="auto"/>
              </w:divBdr>
            </w:div>
            <w:div w:id="240525079">
              <w:marLeft w:val="0"/>
              <w:marRight w:val="0"/>
              <w:marTop w:val="0"/>
              <w:marBottom w:val="0"/>
              <w:divBdr>
                <w:top w:val="none" w:sz="0" w:space="0" w:color="auto"/>
                <w:left w:val="none" w:sz="0" w:space="0" w:color="auto"/>
                <w:bottom w:val="none" w:sz="0" w:space="0" w:color="auto"/>
                <w:right w:val="none" w:sz="0" w:space="0" w:color="auto"/>
              </w:divBdr>
            </w:div>
            <w:div w:id="876897189">
              <w:marLeft w:val="0"/>
              <w:marRight w:val="0"/>
              <w:marTop w:val="0"/>
              <w:marBottom w:val="0"/>
              <w:divBdr>
                <w:top w:val="none" w:sz="0" w:space="0" w:color="auto"/>
                <w:left w:val="none" w:sz="0" w:space="0" w:color="auto"/>
                <w:bottom w:val="none" w:sz="0" w:space="0" w:color="auto"/>
                <w:right w:val="none" w:sz="0" w:space="0" w:color="auto"/>
              </w:divBdr>
            </w:div>
            <w:div w:id="1660038173">
              <w:marLeft w:val="0"/>
              <w:marRight w:val="0"/>
              <w:marTop w:val="0"/>
              <w:marBottom w:val="0"/>
              <w:divBdr>
                <w:top w:val="none" w:sz="0" w:space="0" w:color="auto"/>
                <w:left w:val="none" w:sz="0" w:space="0" w:color="auto"/>
                <w:bottom w:val="none" w:sz="0" w:space="0" w:color="auto"/>
                <w:right w:val="none" w:sz="0" w:space="0" w:color="auto"/>
              </w:divBdr>
            </w:div>
            <w:div w:id="1462264027">
              <w:marLeft w:val="0"/>
              <w:marRight w:val="0"/>
              <w:marTop w:val="0"/>
              <w:marBottom w:val="0"/>
              <w:divBdr>
                <w:top w:val="none" w:sz="0" w:space="0" w:color="auto"/>
                <w:left w:val="none" w:sz="0" w:space="0" w:color="auto"/>
                <w:bottom w:val="none" w:sz="0" w:space="0" w:color="auto"/>
                <w:right w:val="none" w:sz="0" w:space="0" w:color="auto"/>
              </w:divBdr>
            </w:div>
            <w:div w:id="1765106184">
              <w:marLeft w:val="0"/>
              <w:marRight w:val="0"/>
              <w:marTop w:val="0"/>
              <w:marBottom w:val="0"/>
              <w:divBdr>
                <w:top w:val="none" w:sz="0" w:space="0" w:color="auto"/>
                <w:left w:val="none" w:sz="0" w:space="0" w:color="auto"/>
                <w:bottom w:val="none" w:sz="0" w:space="0" w:color="auto"/>
                <w:right w:val="none" w:sz="0" w:space="0" w:color="auto"/>
              </w:divBdr>
            </w:div>
            <w:div w:id="1685470653">
              <w:marLeft w:val="0"/>
              <w:marRight w:val="0"/>
              <w:marTop w:val="0"/>
              <w:marBottom w:val="0"/>
              <w:divBdr>
                <w:top w:val="none" w:sz="0" w:space="0" w:color="auto"/>
                <w:left w:val="none" w:sz="0" w:space="0" w:color="auto"/>
                <w:bottom w:val="none" w:sz="0" w:space="0" w:color="auto"/>
                <w:right w:val="none" w:sz="0" w:space="0" w:color="auto"/>
              </w:divBdr>
            </w:div>
            <w:div w:id="507797351">
              <w:marLeft w:val="0"/>
              <w:marRight w:val="0"/>
              <w:marTop w:val="0"/>
              <w:marBottom w:val="0"/>
              <w:divBdr>
                <w:top w:val="none" w:sz="0" w:space="0" w:color="auto"/>
                <w:left w:val="none" w:sz="0" w:space="0" w:color="auto"/>
                <w:bottom w:val="none" w:sz="0" w:space="0" w:color="auto"/>
                <w:right w:val="none" w:sz="0" w:space="0" w:color="auto"/>
              </w:divBdr>
            </w:div>
            <w:div w:id="537545430">
              <w:marLeft w:val="0"/>
              <w:marRight w:val="0"/>
              <w:marTop w:val="0"/>
              <w:marBottom w:val="0"/>
              <w:divBdr>
                <w:top w:val="none" w:sz="0" w:space="0" w:color="auto"/>
                <w:left w:val="none" w:sz="0" w:space="0" w:color="auto"/>
                <w:bottom w:val="none" w:sz="0" w:space="0" w:color="auto"/>
                <w:right w:val="none" w:sz="0" w:space="0" w:color="auto"/>
              </w:divBdr>
            </w:div>
            <w:div w:id="411896240">
              <w:marLeft w:val="0"/>
              <w:marRight w:val="0"/>
              <w:marTop w:val="0"/>
              <w:marBottom w:val="0"/>
              <w:divBdr>
                <w:top w:val="none" w:sz="0" w:space="0" w:color="auto"/>
                <w:left w:val="none" w:sz="0" w:space="0" w:color="auto"/>
                <w:bottom w:val="none" w:sz="0" w:space="0" w:color="auto"/>
                <w:right w:val="none" w:sz="0" w:space="0" w:color="auto"/>
              </w:divBdr>
            </w:div>
            <w:div w:id="824585473">
              <w:marLeft w:val="0"/>
              <w:marRight w:val="0"/>
              <w:marTop w:val="0"/>
              <w:marBottom w:val="0"/>
              <w:divBdr>
                <w:top w:val="none" w:sz="0" w:space="0" w:color="auto"/>
                <w:left w:val="none" w:sz="0" w:space="0" w:color="auto"/>
                <w:bottom w:val="none" w:sz="0" w:space="0" w:color="auto"/>
                <w:right w:val="none" w:sz="0" w:space="0" w:color="auto"/>
              </w:divBdr>
            </w:div>
            <w:div w:id="480194631">
              <w:marLeft w:val="0"/>
              <w:marRight w:val="0"/>
              <w:marTop w:val="0"/>
              <w:marBottom w:val="0"/>
              <w:divBdr>
                <w:top w:val="none" w:sz="0" w:space="0" w:color="auto"/>
                <w:left w:val="none" w:sz="0" w:space="0" w:color="auto"/>
                <w:bottom w:val="none" w:sz="0" w:space="0" w:color="auto"/>
                <w:right w:val="none" w:sz="0" w:space="0" w:color="auto"/>
              </w:divBdr>
            </w:div>
            <w:div w:id="438260222">
              <w:marLeft w:val="0"/>
              <w:marRight w:val="0"/>
              <w:marTop w:val="0"/>
              <w:marBottom w:val="0"/>
              <w:divBdr>
                <w:top w:val="none" w:sz="0" w:space="0" w:color="auto"/>
                <w:left w:val="none" w:sz="0" w:space="0" w:color="auto"/>
                <w:bottom w:val="none" w:sz="0" w:space="0" w:color="auto"/>
                <w:right w:val="none" w:sz="0" w:space="0" w:color="auto"/>
              </w:divBdr>
            </w:div>
            <w:div w:id="628628910">
              <w:marLeft w:val="0"/>
              <w:marRight w:val="0"/>
              <w:marTop w:val="0"/>
              <w:marBottom w:val="0"/>
              <w:divBdr>
                <w:top w:val="none" w:sz="0" w:space="0" w:color="auto"/>
                <w:left w:val="none" w:sz="0" w:space="0" w:color="auto"/>
                <w:bottom w:val="none" w:sz="0" w:space="0" w:color="auto"/>
                <w:right w:val="none" w:sz="0" w:space="0" w:color="auto"/>
              </w:divBdr>
            </w:div>
            <w:div w:id="1021859642">
              <w:marLeft w:val="0"/>
              <w:marRight w:val="0"/>
              <w:marTop w:val="0"/>
              <w:marBottom w:val="0"/>
              <w:divBdr>
                <w:top w:val="none" w:sz="0" w:space="0" w:color="auto"/>
                <w:left w:val="none" w:sz="0" w:space="0" w:color="auto"/>
                <w:bottom w:val="none" w:sz="0" w:space="0" w:color="auto"/>
                <w:right w:val="none" w:sz="0" w:space="0" w:color="auto"/>
              </w:divBdr>
            </w:div>
            <w:div w:id="1617322511">
              <w:marLeft w:val="0"/>
              <w:marRight w:val="0"/>
              <w:marTop w:val="0"/>
              <w:marBottom w:val="0"/>
              <w:divBdr>
                <w:top w:val="none" w:sz="0" w:space="0" w:color="auto"/>
                <w:left w:val="none" w:sz="0" w:space="0" w:color="auto"/>
                <w:bottom w:val="none" w:sz="0" w:space="0" w:color="auto"/>
                <w:right w:val="none" w:sz="0" w:space="0" w:color="auto"/>
              </w:divBdr>
            </w:div>
            <w:div w:id="259535756">
              <w:marLeft w:val="0"/>
              <w:marRight w:val="0"/>
              <w:marTop w:val="0"/>
              <w:marBottom w:val="0"/>
              <w:divBdr>
                <w:top w:val="none" w:sz="0" w:space="0" w:color="auto"/>
                <w:left w:val="none" w:sz="0" w:space="0" w:color="auto"/>
                <w:bottom w:val="none" w:sz="0" w:space="0" w:color="auto"/>
                <w:right w:val="none" w:sz="0" w:space="0" w:color="auto"/>
              </w:divBdr>
            </w:div>
            <w:div w:id="617567752">
              <w:marLeft w:val="0"/>
              <w:marRight w:val="0"/>
              <w:marTop w:val="0"/>
              <w:marBottom w:val="0"/>
              <w:divBdr>
                <w:top w:val="none" w:sz="0" w:space="0" w:color="auto"/>
                <w:left w:val="none" w:sz="0" w:space="0" w:color="auto"/>
                <w:bottom w:val="none" w:sz="0" w:space="0" w:color="auto"/>
                <w:right w:val="none" w:sz="0" w:space="0" w:color="auto"/>
              </w:divBdr>
            </w:div>
            <w:div w:id="606281069">
              <w:marLeft w:val="0"/>
              <w:marRight w:val="0"/>
              <w:marTop w:val="0"/>
              <w:marBottom w:val="0"/>
              <w:divBdr>
                <w:top w:val="none" w:sz="0" w:space="0" w:color="auto"/>
                <w:left w:val="none" w:sz="0" w:space="0" w:color="auto"/>
                <w:bottom w:val="none" w:sz="0" w:space="0" w:color="auto"/>
                <w:right w:val="none" w:sz="0" w:space="0" w:color="auto"/>
              </w:divBdr>
            </w:div>
            <w:div w:id="1917082173">
              <w:marLeft w:val="0"/>
              <w:marRight w:val="0"/>
              <w:marTop w:val="0"/>
              <w:marBottom w:val="0"/>
              <w:divBdr>
                <w:top w:val="none" w:sz="0" w:space="0" w:color="auto"/>
                <w:left w:val="none" w:sz="0" w:space="0" w:color="auto"/>
                <w:bottom w:val="none" w:sz="0" w:space="0" w:color="auto"/>
                <w:right w:val="none" w:sz="0" w:space="0" w:color="auto"/>
              </w:divBdr>
            </w:div>
            <w:div w:id="1965306283">
              <w:marLeft w:val="0"/>
              <w:marRight w:val="0"/>
              <w:marTop w:val="0"/>
              <w:marBottom w:val="0"/>
              <w:divBdr>
                <w:top w:val="none" w:sz="0" w:space="0" w:color="auto"/>
                <w:left w:val="none" w:sz="0" w:space="0" w:color="auto"/>
                <w:bottom w:val="none" w:sz="0" w:space="0" w:color="auto"/>
                <w:right w:val="none" w:sz="0" w:space="0" w:color="auto"/>
              </w:divBdr>
            </w:div>
            <w:div w:id="2012829295">
              <w:marLeft w:val="0"/>
              <w:marRight w:val="0"/>
              <w:marTop w:val="0"/>
              <w:marBottom w:val="0"/>
              <w:divBdr>
                <w:top w:val="none" w:sz="0" w:space="0" w:color="auto"/>
                <w:left w:val="none" w:sz="0" w:space="0" w:color="auto"/>
                <w:bottom w:val="none" w:sz="0" w:space="0" w:color="auto"/>
                <w:right w:val="none" w:sz="0" w:space="0" w:color="auto"/>
              </w:divBdr>
            </w:div>
            <w:div w:id="24838818">
              <w:marLeft w:val="0"/>
              <w:marRight w:val="0"/>
              <w:marTop w:val="0"/>
              <w:marBottom w:val="0"/>
              <w:divBdr>
                <w:top w:val="none" w:sz="0" w:space="0" w:color="auto"/>
                <w:left w:val="none" w:sz="0" w:space="0" w:color="auto"/>
                <w:bottom w:val="none" w:sz="0" w:space="0" w:color="auto"/>
                <w:right w:val="none" w:sz="0" w:space="0" w:color="auto"/>
              </w:divBdr>
            </w:div>
            <w:div w:id="2053799180">
              <w:marLeft w:val="0"/>
              <w:marRight w:val="0"/>
              <w:marTop w:val="0"/>
              <w:marBottom w:val="0"/>
              <w:divBdr>
                <w:top w:val="none" w:sz="0" w:space="0" w:color="auto"/>
                <w:left w:val="none" w:sz="0" w:space="0" w:color="auto"/>
                <w:bottom w:val="none" w:sz="0" w:space="0" w:color="auto"/>
                <w:right w:val="none" w:sz="0" w:space="0" w:color="auto"/>
              </w:divBdr>
            </w:div>
            <w:div w:id="1876112950">
              <w:marLeft w:val="0"/>
              <w:marRight w:val="0"/>
              <w:marTop w:val="0"/>
              <w:marBottom w:val="0"/>
              <w:divBdr>
                <w:top w:val="none" w:sz="0" w:space="0" w:color="auto"/>
                <w:left w:val="none" w:sz="0" w:space="0" w:color="auto"/>
                <w:bottom w:val="none" w:sz="0" w:space="0" w:color="auto"/>
                <w:right w:val="none" w:sz="0" w:space="0" w:color="auto"/>
              </w:divBdr>
            </w:div>
            <w:div w:id="1379938480">
              <w:marLeft w:val="0"/>
              <w:marRight w:val="0"/>
              <w:marTop w:val="0"/>
              <w:marBottom w:val="0"/>
              <w:divBdr>
                <w:top w:val="none" w:sz="0" w:space="0" w:color="auto"/>
                <w:left w:val="none" w:sz="0" w:space="0" w:color="auto"/>
                <w:bottom w:val="none" w:sz="0" w:space="0" w:color="auto"/>
                <w:right w:val="none" w:sz="0" w:space="0" w:color="auto"/>
              </w:divBdr>
            </w:div>
            <w:div w:id="17806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7598">
      <w:bodyDiv w:val="1"/>
      <w:marLeft w:val="0"/>
      <w:marRight w:val="0"/>
      <w:marTop w:val="0"/>
      <w:marBottom w:val="0"/>
      <w:divBdr>
        <w:top w:val="none" w:sz="0" w:space="0" w:color="auto"/>
        <w:left w:val="none" w:sz="0" w:space="0" w:color="auto"/>
        <w:bottom w:val="none" w:sz="0" w:space="0" w:color="auto"/>
        <w:right w:val="none" w:sz="0" w:space="0" w:color="auto"/>
      </w:divBdr>
    </w:div>
    <w:div w:id="945043019">
      <w:bodyDiv w:val="1"/>
      <w:marLeft w:val="0"/>
      <w:marRight w:val="0"/>
      <w:marTop w:val="0"/>
      <w:marBottom w:val="0"/>
      <w:divBdr>
        <w:top w:val="none" w:sz="0" w:space="0" w:color="auto"/>
        <w:left w:val="none" w:sz="0" w:space="0" w:color="auto"/>
        <w:bottom w:val="none" w:sz="0" w:space="0" w:color="auto"/>
        <w:right w:val="none" w:sz="0" w:space="0" w:color="auto"/>
      </w:divBdr>
    </w:div>
    <w:div w:id="974682727">
      <w:bodyDiv w:val="1"/>
      <w:marLeft w:val="0"/>
      <w:marRight w:val="0"/>
      <w:marTop w:val="0"/>
      <w:marBottom w:val="0"/>
      <w:divBdr>
        <w:top w:val="none" w:sz="0" w:space="0" w:color="auto"/>
        <w:left w:val="none" w:sz="0" w:space="0" w:color="auto"/>
        <w:bottom w:val="none" w:sz="0" w:space="0" w:color="auto"/>
        <w:right w:val="none" w:sz="0" w:space="0" w:color="auto"/>
      </w:divBdr>
    </w:div>
    <w:div w:id="975601297">
      <w:bodyDiv w:val="1"/>
      <w:marLeft w:val="0"/>
      <w:marRight w:val="0"/>
      <w:marTop w:val="0"/>
      <w:marBottom w:val="0"/>
      <w:divBdr>
        <w:top w:val="none" w:sz="0" w:space="0" w:color="auto"/>
        <w:left w:val="none" w:sz="0" w:space="0" w:color="auto"/>
        <w:bottom w:val="none" w:sz="0" w:space="0" w:color="auto"/>
        <w:right w:val="none" w:sz="0" w:space="0" w:color="auto"/>
      </w:divBdr>
    </w:div>
    <w:div w:id="983464256">
      <w:bodyDiv w:val="1"/>
      <w:marLeft w:val="0"/>
      <w:marRight w:val="0"/>
      <w:marTop w:val="0"/>
      <w:marBottom w:val="0"/>
      <w:divBdr>
        <w:top w:val="none" w:sz="0" w:space="0" w:color="auto"/>
        <w:left w:val="none" w:sz="0" w:space="0" w:color="auto"/>
        <w:bottom w:val="none" w:sz="0" w:space="0" w:color="auto"/>
        <w:right w:val="none" w:sz="0" w:space="0" w:color="auto"/>
      </w:divBdr>
    </w:div>
    <w:div w:id="1002660355">
      <w:bodyDiv w:val="1"/>
      <w:marLeft w:val="0"/>
      <w:marRight w:val="0"/>
      <w:marTop w:val="0"/>
      <w:marBottom w:val="0"/>
      <w:divBdr>
        <w:top w:val="none" w:sz="0" w:space="0" w:color="auto"/>
        <w:left w:val="none" w:sz="0" w:space="0" w:color="auto"/>
        <w:bottom w:val="none" w:sz="0" w:space="0" w:color="auto"/>
        <w:right w:val="none" w:sz="0" w:space="0" w:color="auto"/>
      </w:divBdr>
    </w:div>
    <w:div w:id="1010060035">
      <w:bodyDiv w:val="1"/>
      <w:marLeft w:val="0"/>
      <w:marRight w:val="0"/>
      <w:marTop w:val="0"/>
      <w:marBottom w:val="0"/>
      <w:divBdr>
        <w:top w:val="none" w:sz="0" w:space="0" w:color="auto"/>
        <w:left w:val="none" w:sz="0" w:space="0" w:color="auto"/>
        <w:bottom w:val="none" w:sz="0" w:space="0" w:color="auto"/>
        <w:right w:val="none" w:sz="0" w:space="0" w:color="auto"/>
      </w:divBdr>
      <w:divsChild>
        <w:div w:id="166408490">
          <w:marLeft w:val="0"/>
          <w:marRight w:val="0"/>
          <w:marTop w:val="0"/>
          <w:marBottom w:val="0"/>
          <w:divBdr>
            <w:top w:val="none" w:sz="0" w:space="0" w:color="auto"/>
            <w:left w:val="none" w:sz="0" w:space="0" w:color="auto"/>
            <w:bottom w:val="none" w:sz="0" w:space="0" w:color="auto"/>
            <w:right w:val="none" w:sz="0" w:space="0" w:color="auto"/>
          </w:divBdr>
          <w:divsChild>
            <w:div w:id="377242396">
              <w:marLeft w:val="0"/>
              <w:marRight w:val="0"/>
              <w:marTop w:val="0"/>
              <w:marBottom w:val="0"/>
              <w:divBdr>
                <w:top w:val="none" w:sz="0" w:space="0" w:color="auto"/>
                <w:left w:val="none" w:sz="0" w:space="0" w:color="auto"/>
                <w:bottom w:val="none" w:sz="0" w:space="0" w:color="auto"/>
                <w:right w:val="none" w:sz="0" w:space="0" w:color="auto"/>
              </w:divBdr>
            </w:div>
            <w:div w:id="5148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0840">
      <w:bodyDiv w:val="1"/>
      <w:marLeft w:val="0"/>
      <w:marRight w:val="0"/>
      <w:marTop w:val="0"/>
      <w:marBottom w:val="0"/>
      <w:divBdr>
        <w:top w:val="none" w:sz="0" w:space="0" w:color="auto"/>
        <w:left w:val="none" w:sz="0" w:space="0" w:color="auto"/>
        <w:bottom w:val="none" w:sz="0" w:space="0" w:color="auto"/>
        <w:right w:val="none" w:sz="0" w:space="0" w:color="auto"/>
      </w:divBdr>
    </w:div>
    <w:div w:id="1041056074">
      <w:bodyDiv w:val="1"/>
      <w:marLeft w:val="0"/>
      <w:marRight w:val="0"/>
      <w:marTop w:val="0"/>
      <w:marBottom w:val="0"/>
      <w:divBdr>
        <w:top w:val="none" w:sz="0" w:space="0" w:color="auto"/>
        <w:left w:val="none" w:sz="0" w:space="0" w:color="auto"/>
        <w:bottom w:val="none" w:sz="0" w:space="0" w:color="auto"/>
        <w:right w:val="none" w:sz="0" w:space="0" w:color="auto"/>
      </w:divBdr>
    </w:div>
    <w:div w:id="1066688669">
      <w:bodyDiv w:val="1"/>
      <w:marLeft w:val="0"/>
      <w:marRight w:val="0"/>
      <w:marTop w:val="0"/>
      <w:marBottom w:val="0"/>
      <w:divBdr>
        <w:top w:val="none" w:sz="0" w:space="0" w:color="auto"/>
        <w:left w:val="none" w:sz="0" w:space="0" w:color="auto"/>
        <w:bottom w:val="none" w:sz="0" w:space="0" w:color="auto"/>
        <w:right w:val="none" w:sz="0" w:space="0" w:color="auto"/>
      </w:divBdr>
    </w:div>
    <w:div w:id="1069156434">
      <w:bodyDiv w:val="1"/>
      <w:marLeft w:val="0"/>
      <w:marRight w:val="0"/>
      <w:marTop w:val="0"/>
      <w:marBottom w:val="0"/>
      <w:divBdr>
        <w:top w:val="none" w:sz="0" w:space="0" w:color="auto"/>
        <w:left w:val="none" w:sz="0" w:space="0" w:color="auto"/>
        <w:bottom w:val="none" w:sz="0" w:space="0" w:color="auto"/>
        <w:right w:val="none" w:sz="0" w:space="0" w:color="auto"/>
      </w:divBdr>
    </w:div>
    <w:div w:id="1080828294">
      <w:bodyDiv w:val="1"/>
      <w:marLeft w:val="0"/>
      <w:marRight w:val="0"/>
      <w:marTop w:val="0"/>
      <w:marBottom w:val="0"/>
      <w:divBdr>
        <w:top w:val="none" w:sz="0" w:space="0" w:color="auto"/>
        <w:left w:val="none" w:sz="0" w:space="0" w:color="auto"/>
        <w:bottom w:val="none" w:sz="0" w:space="0" w:color="auto"/>
        <w:right w:val="none" w:sz="0" w:space="0" w:color="auto"/>
      </w:divBdr>
    </w:div>
    <w:div w:id="1086616263">
      <w:bodyDiv w:val="1"/>
      <w:marLeft w:val="0"/>
      <w:marRight w:val="0"/>
      <w:marTop w:val="0"/>
      <w:marBottom w:val="0"/>
      <w:divBdr>
        <w:top w:val="none" w:sz="0" w:space="0" w:color="auto"/>
        <w:left w:val="none" w:sz="0" w:space="0" w:color="auto"/>
        <w:bottom w:val="none" w:sz="0" w:space="0" w:color="auto"/>
        <w:right w:val="none" w:sz="0" w:space="0" w:color="auto"/>
      </w:divBdr>
    </w:div>
    <w:div w:id="1156072900">
      <w:bodyDiv w:val="1"/>
      <w:marLeft w:val="0"/>
      <w:marRight w:val="0"/>
      <w:marTop w:val="0"/>
      <w:marBottom w:val="0"/>
      <w:divBdr>
        <w:top w:val="none" w:sz="0" w:space="0" w:color="auto"/>
        <w:left w:val="none" w:sz="0" w:space="0" w:color="auto"/>
        <w:bottom w:val="none" w:sz="0" w:space="0" w:color="auto"/>
        <w:right w:val="none" w:sz="0" w:space="0" w:color="auto"/>
      </w:divBdr>
    </w:div>
    <w:div w:id="1196239635">
      <w:bodyDiv w:val="1"/>
      <w:marLeft w:val="0"/>
      <w:marRight w:val="0"/>
      <w:marTop w:val="0"/>
      <w:marBottom w:val="0"/>
      <w:divBdr>
        <w:top w:val="none" w:sz="0" w:space="0" w:color="auto"/>
        <w:left w:val="none" w:sz="0" w:space="0" w:color="auto"/>
        <w:bottom w:val="none" w:sz="0" w:space="0" w:color="auto"/>
        <w:right w:val="none" w:sz="0" w:space="0" w:color="auto"/>
      </w:divBdr>
    </w:div>
    <w:div w:id="1215195902">
      <w:bodyDiv w:val="1"/>
      <w:marLeft w:val="0"/>
      <w:marRight w:val="0"/>
      <w:marTop w:val="0"/>
      <w:marBottom w:val="0"/>
      <w:divBdr>
        <w:top w:val="none" w:sz="0" w:space="0" w:color="auto"/>
        <w:left w:val="none" w:sz="0" w:space="0" w:color="auto"/>
        <w:bottom w:val="none" w:sz="0" w:space="0" w:color="auto"/>
        <w:right w:val="none" w:sz="0" w:space="0" w:color="auto"/>
      </w:divBdr>
    </w:div>
    <w:div w:id="1238780604">
      <w:bodyDiv w:val="1"/>
      <w:marLeft w:val="0"/>
      <w:marRight w:val="0"/>
      <w:marTop w:val="0"/>
      <w:marBottom w:val="0"/>
      <w:divBdr>
        <w:top w:val="none" w:sz="0" w:space="0" w:color="auto"/>
        <w:left w:val="none" w:sz="0" w:space="0" w:color="auto"/>
        <w:bottom w:val="none" w:sz="0" w:space="0" w:color="auto"/>
        <w:right w:val="none" w:sz="0" w:space="0" w:color="auto"/>
      </w:divBdr>
    </w:div>
    <w:div w:id="1284845060">
      <w:bodyDiv w:val="1"/>
      <w:marLeft w:val="0"/>
      <w:marRight w:val="0"/>
      <w:marTop w:val="0"/>
      <w:marBottom w:val="0"/>
      <w:divBdr>
        <w:top w:val="none" w:sz="0" w:space="0" w:color="auto"/>
        <w:left w:val="none" w:sz="0" w:space="0" w:color="auto"/>
        <w:bottom w:val="none" w:sz="0" w:space="0" w:color="auto"/>
        <w:right w:val="none" w:sz="0" w:space="0" w:color="auto"/>
      </w:divBdr>
    </w:div>
    <w:div w:id="1285308735">
      <w:bodyDiv w:val="1"/>
      <w:marLeft w:val="0"/>
      <w:marRight w:val="0"/>
      <w:marTop w:val="0"/>
      <w:marBottom w:val="0"/>
      <w:divBdr>
        <w:top w:val="none" w:sz="0" w:space="0" w:color="auto"/>
        <w:left w:val="none" w:sz="0" w:space="0" w:color="auto"/>
        <w:bottom w:val="none" w:sz="0" w:space="0" w:color="auto"/>
        <w:right w:val="none" w:sz="0" w:space="0" w:color="auto"/>
      </w:divBdr>
    </w:div>
    <w:div w:id="1290740538">
      <w:bodyDiv w:val="1"/>
      <w:marLeft w:val="0"/>
      <w:marRight w:val="0"/>
      <w:marTop w:val="0"/>
      <w:marBottom w:val="0"/>
      <w:divBdr>
        <w:top w:val="none" w:sz="0" w:space="0" w:color="auto"/>
        <w:left w:val="none" w:sz="0" w:space="0" w:color="auto"/>
        <w:bottom w:val="none" w:sz="0" w:space="0" w:color="auto"/>
        <w:right w:val="none" w:sz="0" w:space="0" w:color="auto"/>
      </w:divBdr>
    </w:div>
    <w:div w:id="1314945254">
      <w:bodyDiv w:val="1"/>
      <w:marLeft w:val="0"/>
      <w:marRight w:val="0"/>
      <w:marTop w:val="0"/>
      <w:marBottom w:val="0"/>
      <w:divBdr>
        <w:top w:val="none" w:sz="0" w:space="0" w:color="auto"/>
        <w:left w:val="none" w:sz="0" w:space="0" w:color="auto"/>
        <w:bottom w:val="none" w:sz="0" w:space="0" w:color="auto"/>
        <w:right w:val="none" w:sz="0" w:space="0" w:color="auto"/>
      </w:divBdr>
    </w:div>
    <w:div w:id="1316493888">
      <w:bodyDiv w:val="1"/>
      <w:marLeft w:val="0"/>
      <w:marRight w:val="0"/>
      <w:marTop w:val="0"/>
      <w:marBottom w:val="0"/>
      <w:divBdr>
        <w:top w:val="none" w:sz="0" w:space="0" w:color="auto"/>
        <w:left w:val="none" w:sz="0" w:space="0" w:color="auto"/>
        <w:bottom w:val="none" w:sz="0" w:space="0" w:color="auto"/>
        <w:right w:val="none" w:sz="0" w:space="0" w:color="auto"/>
      </w:divBdr>
    </w:div>
    <w:div w:id="1324309684">
      <w:bodyDiv w:val="1"/>
      <w:marLeft w:val="0"/>
      <w:marRight w:val="0"/>
      <w:marTop w:val="0"/>
      <w:marBottom w:val="0"/>
      <w:divBdr>
        <w:top w:val="none" w:sz="0" w:space="0" w:color="auto"/>
        <w:left w:val="none" w:sz="0" w:space="0" w:color="auto"/>
        <w:bottom w:val="none" w:sz="0" w:space="0" w:color="auto"/>
        <w:right w:val="none" w:sz="0" w:space="0" w:color="auto"/>
      </w:divBdr>
    </w:div>
    <w:div w:id="1328904171">
      <w:bodyDiv w:val="1"/>
      <w:marLeft w:val="0"/>
      <w:marRight w:val="0"/>
      <w:marTop w:val="0"/>
      <w:marBottom w:val="0"/>
      <w:divBdr>
        <w:top w:val="none" w:sz="0" w:space="0" w:color="auto"/>
        <w:left w:val="none" w:sz="0" w:space="0" w:color="auto"/>
        <w:bottom w:val="none" w:sz="0" w:space="0" w:color="auto"/>
        <w:right w:val="none" w:sz="0" w:space="0" w:color="auto"/>
      </w:divBdr>
    </w:div>
    <w:div w:id="1344473212">
      <w:bodyDiv w:val="1"/>
      <w:marLeft w:val="0"/>
      <w:marRight w:val="0"/>
      <w:marTop w:val="0"/>
      <w:marBottom w:val="0"/>
      <w:divBdr>
        <w:top w:val="none" w:sz="0" w:space="0" w:color="auto"/>
        <w:left w:val="none" w:sz="0" w:space="0" w:color="auto"/>
        <w:bottom w:val="none" w:sz="0" w:space="0" w:color="auto"/>
        <w:right w:val="none" w:sz="0" w:space="0" w:color="auto"/>
      </w:divBdr>
    </w:div>
    <w:div w:id="1347828568">
      <w:bodyDiv w:val="1"/>
      <w:marLeft w:val="0"/>
      <w:marRight w:val="0"/>
      <w:marTop w:val="0"/>
      <w:marBottom w:val="0"/>
      <w:divBdr>
        <w:top w:val="none" w:sz="0" w:space="0" w:color="auto"/>
        <w:left w:val="none" w:sz="0" w:space="0" w:color="auto"/>
        <w:bottom w:val="none" w:sz="0" w:space="0" w:color="auto"/>
        <w:right w:val="none" w:sz="0" w:space="0" w:color="auto"/>
      </w:divBdr>
    </w:div>
    <w:div w:id="1360276824">
      <w:bodyDiv w:val="1"/>
      <w:marLeft w:val="0"/>
      <w:marRight w:val="0"/>
      <w:marTop w:val="0"/>
      <w:marBottom w:val="0"/>
      <w:divBdr>
        <w:top w:val="none" w:sz="0" w:space="0" w:color="auto"/>
        <w:left w:val="none" w:sz="0" w:space="0" w:color="auto"/>
        <w:bottom w:val="none" w:sz="0" w:space="0" w:color="auto"/>
        <w:right w:val="none" w:sz="0" w:space="0" w:color="auto"/>
      </w:divBdr>
    </w:div>
    <w:div w:id="1376125205">
      <w:bodyDiv w:val="1"/>
      <w:marLeft w:val="0"/>
      <w:marRight w:val="0"/>
      <w:marTop w:val="0"/>
      <w:marBottom w:val="0"/>
      <w:divBdr>
        <w:top w:val="none" w:sz="0" w:space="0" w:color="auto"/>
        <w:left w:val="none" w:sz="0" w:space="0" w:color="auto"/>
        <w:bottom w:val="none" w:sz="0" w:space="0" w:color="auto"/>
        <w:right w:val="none" w:sz="0" w:space="0" w:color="auto"/>
      </w:divBdr>
    </w:div>
    <w:div w:id="1388912678">
      <w:bodyDiv w:val="1"/>
      <w:marLeft w:val="0"/>
      <w:marRight w:val="0"/>
      <w:marTop w:val="0"/>
      <w:marBottom w:val="0"/>
      <w:divBdr>
        <w:top w:val="none" w:sz="0" w:space="0" w:color="auto"/>
        <w:left w:val="none" w:sz="0" w:space="0" w:color="auto"/>
        <w:bottom w:val="none" w:sz="0" w:space="0" w:color="auto"/>
        <w:right w:val="none" w:sz="0" w:space="0" w:color="auto"/>
      </w:divBdr>
    </w:div>
    <w:div w:id="1416704542">
      <w:bodyDiv w:val="1"/>
      <w:marLeft w:val="0"/>
      <w:marRight w:val="0"/>
      <w:marTop w:val="0"/>
      <w:marBottom w:val="0"/>
      <w:divBdr>
        <w:top w:val="none" w:sz="0" w:space="0" w:color="auto"/>
        <w:left w:val="none" w:sz="0" w:space="0" w:color="auto"/>
        <w:bottom w:val="none" w:sz="0" w:space="0" w:color="auto"/>
        <w:right w:val="none" w:sz="0" w:space="0" w:color="auto"/>
      </w:divBdr>
    </w:div>
    <w:div w:id="1418094651">
      <w:bodyDiv w:val="1"/>
      <w:marLeft w:val="0"/>
      <w:marRight w:val="0"/>
      <w:marTop w:val="0"/>
      <w:marBottom w:val="0"/>
      <w:divBdr>
        <w:top w:val="none" w:sz="0" w:space="0" w:color="auto"/>
        <w:left w:val="none" w:sz="0" w:space="0" w:color="auto"/>
        <w:bottom w:val="none" w:sz="0" w:space="0" w:color="auto"/>
        <w:right w:val="none" w:sz="0" w:space="0" w:color="auto"/>
      </w:divBdr>
    </w:div>
    <w:div w:id="1420517376">
      <w:bodyDiv w:val="1"/>
      <w:marLeft w:val="0"/>
      <w:marRight w:val="0"/>
      <w:marTop w:val="0"/>
      <w:marBottom w:val="0"/>
      <w:divBdr>
        <w:top w:val="none" w:sz="0" w:space="0" w:color="auto"/>
        <w:left w:val="none" w:sz="0" w:space="0" w:color="auto"/>
        <w:bottom w:val="none" w:sz="0" w:space="0" w:color="auto"/>
        <w:right w:val="none" w:sz="0" w:space="0" w:color="auto"/>
      </w:divBdr>
    </w:div>
    <w:div w:id="1441992204">
      <w:bodyDiv w:val="1"/>
      <w:marLeft w:val="0"/>
      <w:marRight w:val="0"/>
      <w:marTop w:val="0"/>
      <w:marBottom w:val="0"/>
      <w:divBdr>
        <w:top w:val="none" w:sz="0" w:space="0" w:color="auto"/>
        <w:left w:val="none" w:sz="0" w:space="0" w:color="auto"/>
        <w:bottom w:val="none" w:sz="0" w:space="0" w:color="auto"/>
        <w:right w:val="none" w:sz="0" w:space="0" w:color="auto"/>
      </w:divBdr>
    </w:div>
    <w:div w:id="1468207722">
      <w:bodyDiv w:val="1"/>
      <w:marLeft w:val="0"/>
      <w:marRight w:val="0"/>
      <w:marTop w:val="0"/>
      <w:marBottom w:val="0"/>
      <w:divBdr>
        <w:top w:val="none" w:sz="0" w:space="0" w:color="auto"/>
        <w:left w:val="none" w:sz="0" w:space="0" w:color="auto"/>
        <w:bottom w:val="none" w:sz="0" w:space="0" w:color="auto"/>
        <w:right w:val="none" w:sz="0" w:space="0" w:color="auto"/>
      </w:divBdr>
    </w:div>
    <w:div w:id="1478188606">
      <w:bodyDiv w:val="1"/>
      <w:marLeft w:val="0"/>
      <w:marRight w:val="0"/>
      <w:marTop w:val="0"/>
      <w:marBottom w:val="0"/>
      <w:divBdr>
        <w:top w:val="none" w:sz="0" w:space="0" w:color="auto"/>
        <w:left w:val="none" w:sz="0" w:space="0" w:color="auto"/>
        <w:bottom w:val="none" w:sz="0" w:space="0" w:color="auto"/>
        <w:right w:val="none" w:sz="0" w:space="0" w:color="auto"/>
      </w:divBdr>
    </w:div>
    <w:div w:id="1487431018">
      <w:bodyDiv w:val="1"/>
      <w:marLeft w:val="0"/>
      <w:marRight w:val="0"/>
      <w:marTop w:val="0"/>
      <w:marBottom w:val="0"/>
      <w:divBdr>
        <w:top w:val="none" w:sz="0" w:space="0" w:color="auto"/>
        <w:left w:val="none" w:sz="0" w:space="0" w:color="auto"/>
        <w:bottom w:val="none" w:sz="0" w:space="0" w:color="auto"/>
        <w:right w:val="none" w:sz="0" w:space="0" w:color="auto"/>
      </w:divBdr>
    </w:div>
    <w:div w:id="1494756714">
      <w:bodyDiv w:val="1"/>
      <w:marLeft w:val="0"/>
      <w:marRight w:val="0"/>
      <w:marTop w:val="0"/>
      <w:marBottom w:val="0"/>
      <w:divBdr>
        <w:top w:val="none" w:sz="0" w:space="0" w:color="auto"/>
        <w:left w:val="none" w:sz="0" w:space="0" w:color="auto"/>
        <w:bottom w:val="none" w:sz="0" w:space="0" w:color="auto"/>
        <w:right w:val="none" w:sz="0" w:space="0" w:color="auto"/>
      </w:divBdr>
    </w:div>
    <w:div w:id="1504083265">
      <w:bodyDiv w:val="1"/>
      <w:marLeft w:val="0"/>
      <w:marRight w:val="0"/>
      <w:marTop w:val="0"/>
      <w:marBottom w:val="0"/>
      <w:divBdr>
        <w:top w:val="none" w:sz="0" w:space="0" w:color="auto"/>
        <w:left w:val="none" w:sz="0" w:space="0" w:color="auto"/>
        <w:bottom w:val="none" w:sz="0" w:space="0" w:color="auto"/>
        <w:right w:val="none" w:sz="0" w:space="0" w:color="auto"/>
      </w:divBdr>
    </w:div>
    <w:div w:id="1504978970">
      <w:bodyDiv w:val="1"/>
      <w:marLeft w:val="0"/>
      <w:marRight w:val="0"/>
      <w:marTop w:val="0"/>
      <w:marBottom w:val="0"/>
      <w:divBdr>
        <w:top w:val="none" w:sz="0" w:space="0" w:color="auto"/>
        <w:left w:val="none" w:sz="0" w:space="0" w:color="auto"/>
        <w:bottom w:val="none" w:sz="0" w:space="0" w:color="auto"/>
        <w:right w:val="none" w:sz="0" w:space="0" w:color="auto"/>
      </w:divBdr>
    </w:div>
    <w:div w:id="1605262428">
      <w:bodyDiv w:val="1"/>
      <w:marLeft w:val="0"/>
      <w:marRight w:val="0"/>
      <w:marTop w:val="0"/>
      <w:marBottom w:val="0"/>
      <w:divBdr>
        <w:top w:val="none" w:sz="0" w:space="0" w:color="auto"/>
        <w:left w:val="none" w:sz="0" w:space="0" w:color="auto"/>
        <w:bottom w:val="none" w:sz="0" w:space="0" w:color="auto"/>
        <w:right w:val="none" w:sz="0" w:space="0" w:color="auto"/>
      </w:divBdr>
    </w:div>
    <w:div w:id="1613249178">
      <w:bodyDiv w:val="1"/>
      <w:marLeft w:val="0"/>
      <w:marRight w:val="0"/>
      <w:marTop w:val="0"/>
      <w:marBottom w:val="0"/>
      <w:divBdr>
        <w:top w:val="none" w:sz="0" w:space="0" w:color="auto"/>
        <w:left w:val="none" w:sz="0" w:space="0" w:color="auto"/>
        <w:bottom w:val="none" w:sz="0" w:space="0" w:color="auto"/>
        <w:right w:val="none" w:sz="0" w:space="0" w:color="auto"/>
      </w:divBdr>
    </w:div>
    <w:div w:id="1623731015">
      <w:bodyDiv w:val="1"/>
      <w:marLeft w:val="0"/>
      <w:marRight w:val="0"/>
      <w:marTop w:val="0"/>
      <w:marBottom w:val="0"/>
      <w:divBdr>
        <w:top w:val="none" w:sz="0" w:space="0" w:color="auto"/>
        <w:left w:val="none" w:sz="0" w:space="0" w:color="auto"/>
        <w:bottom w:val="none" w:sz="0" w:space="0" w:color="auto"/>
        <w:right w:val="none" w:sz="0" w:space="0" w:color="auto"/>
      </w:divBdr>
      <w:divsChild>
        <w:div w:id="1918709529">
          <w:marLeft w:val="0"/>
          <w:marRight w:val="0"/>
          <w:marTop w:val="0"/>
          <w:marBottom w:val="0"/>
          <w:divBdr>
            <w:top w:val="none" w:sz="0" w:space="0" w:color="auto"/>
            <w:left w:val="none" w:sz="0" w:space="0" w:color="auto"/>
            <w:bottom w:val="none" w:sz="0" w:space="0" w:color="auto"/>
            <w:right w:val="none" w:sz="0" w:space="0" w:color="auto"/>
          </w:divBdr>
          <w:divsChild>
            <w:div w:id="1547526794">
              <w:marLeft w:val="0"/>
              <w:marRight w:val="0"/>
              <w:marTop w:val="0"/>
              <w:marBottom w:val="0"/>
              <w:divBdr>
                <w:top w:val="none" w:sz="0" w:space="0" w:color="auto"/>
                <w:left w:val="none" w:sz="0" w:space="0" w:color="auto"/>
                <w:bottom w:val="none" w:sz="0" w:space="0" w:color="auto"/>
                <w:right w:val="none" w:sz="0" w:space="0" w:color="auto"/>
              </w:divBdr>
            </w:div>
            <w:div w:id="1527988357">
              <w:marLeft w:val="0"/>
              <w:marRight w:val="0"/>
              <w:marTop w:val="0"/>
              <w:marBottom w:val="0"/>
              <w:divBdr>
                <w:top w:val="none" w:sz="0" w:space="0" w:color="auto"/>
                <w:left w:val="none" w:sz="0" w:space="0" w:color="auto"/>
                <w:bottom w:val="none" w:sz="0" w:space="0" w:color="auto"/>
                <w:right w:val="none" w:sz="0" w:space="0" w:color="auto"/>
              </w:divBdr>
            </w:div>
            <w:div w:id="1075933968">
              <w:marLeft w:val="0"/>
              <w:marRight w:val="0"/>
              <w:marTop w:val="0"/>
              <w:marBottom w:val="0"/>
              <w:divBdr>
                <w:top w:val="none" w:sz="0" w:space="0" w:color="auto"/>
                <w:left w:val="none" w:sz="0" w:space="0" w:color="auto"/>
                <w:bottom w:val="none" w:sz="0" w:space="0" w:color="auto"/>
                <w:right w:val="none" w:sz="0" w:space="0" w:color="auto"/>
              </w:divBdr>
            </w:div>
            <w:div w:id="14508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0647">
      <w:bodyDiv w:val="1"/>
      <w:marLeft w:val="0"/>
      <w:marRight w:val="0"/>
      <w:marTop w:val="0"/>
      <w:marBottom w:val="0"/>
      <w:divBdr>
        <w:top w:val="none" w:sz="0" w:space="0" w:color="auto"/>
        <w:left w:val="none" w:sz="0" w:space="0" w:color="auto"/>
        <w:bottom w:val="none" w:sz="0" w:space="0" w:color="auto"/>
        <w:right w:val="none" w:sz="0" w:space="0" w:color="auto"/>
      </w:divBdr>
    </w:div>
    <w:div w:id="1638534500">
      <w:bodyDiv w:val="1"/>
      <w:marLeft w:val="0"/>
      <w:marRight w:val="0"/>
      <w:marTop w:val="0"/>
      <w:marBottom w:val="0"/>
      <w:divBdr>
        <w:top w:val="none" w:sz="0" w:space="0" w:color="auto"/>
        <w:left w:val="none" w:sz="0" w:space="0" w:color="auto"/>
        <w:bottom w:val="none" w:sz="0" w:space="0" w:color="auto"/>
        <w:right w:val="none" w:sz="0" w:space="0" w:color="auto"/>
      </w:divBdr>
    </w:div>
    <w:div w:id="1639528462">
      <w:bodyDiv w:val="1"/>
      <w:marLeft w:val="0"/>
      <w:marRight w:val="0"/>
      <w:marTop w:val="0"/>
      <w:marBottom w:val="0"/>
      <w:divBdr>
        <w:top w:val="none" w:sz="0" w:space="0" w:color="auto"/>
        <w:left w:val="none" w:sz="0" w:space="0" w:color="auto"/>
        <w:bottom w:val="none" w:sz="0" w:space="0" w:color="auto"/>
        <w:right w:val="none" w:sz="0" w:space="0" w:color="auto"/>
      </w:divBdr>
    </w:div>
    <w:div w:id="1674993412">
      <w:bodyDiv w:val="1"/>
      <w:marLeft w:val="0"/>
      <w:marRight w:val="0"/>
      <w:marTop w:val="0"/>
      <w:marBottom w:val="0"/>
      <w:divBdr>
        <w:top w:val="none" w:sz="0" w:space="0" w:color="auto"/>
        <w:left w:val="none" w:sz="0" w:space="0" w:color="auto"/>
        <w:bottom w:val="none" w:sz="0" w:space="0" w:color="auto"/>
        <w:right w:val="none" w:sz="0" w:space="0" w:color="auto"/>
      </w:divBdr>
    </w:div>
    <w:div w:id="1692683989">
      <w:bodyDiv w:val="1"/>
      <w:marLeft w:val="0"/>
      <w:marRight w:val="0"/>
      <w:marTop w:val="0"/>
      <w:marBottom w:val="0"/>
      <w:divBdr>
        <w:top w:val="none" w:sz="0" w:space="0" w:color="auto"/>
        <w:left w:val="none" w:sz="0" w:space="0" w:color="auto"/>
        <w:bottom w:val="none" w:sz="0" w:space="0" w:color="auto"/>
        <w:right w:val="none" w:sz="0" w:space="0" w:color="auto"/>
      </w:divBdr>
    </w:div>
    <w:div w:id="1694263330">
      <w:bodyDiv w:val="1"/>
      <w:marLeft w:val="0"/>
      <w:marRight w:val="0"/>
      <w:marTop w:val="0"/>
      <w:marBottom w:val="0"/>
      <w:divBdr>
        <w:top w:val="none" w:sz="0" w:space="0" w:color="auto"/>
        <w:left w:val="none" w:sz="0" w:space="0" w:color="auto"/>
        <w:bottom w:val="none" w:sz="0" w:space="0" w:color="auto"/>
        <w:right w:val="none" w:sz="0" w:space="0" w:color="auto"/>
      </w:divBdr>
    </w:div>
    <w:div w:id="1699348811">
      <w:bodyDiv w:val="1"/>
      <w:marLeft w:val="0"/>
      <w:marRight w:val="0"/>
      <w:marTop w:val="0"/>
      <w:marBottom w:val="0"/>
      <w:divBdr>
        <w:top w:val="none" w:sz="0" w:space="0" w:color="auto"/>
        <w:left w:val="none" w:sz="0" w:space="0" w:color="auto"/>
        <w:bottom w:val="none" w:sz="0" w:space="0" w:color="auto"/>
        <w:right w:val="none" w:sz="0" w:space="0" w:color="auto"/>
      </w:divBdr>
    </w:div>
    <w:div w:id="1709993102">
      <w:bodyDiv w:val="1"/>
      <w:marLeft w:val="0"/>
      <w:marRight w:val="0"/>
      <w:marTop w:val="0"/>
      <w:marBottom w:val="0"/>
      <w:divBdr>
        <w:top w:val="none" w:sz="0" w:space="0" w:color="auto"/>
        <w:left w:val="none" w:sz="0" w:space="0" w:color="auto"/>
        <w:bottom w:val="none" w:sz="0" w:space="0" w:color="auto"/>
        <w:right w:val="none" w:sz="0" w:space="0" w:color="auto"/>
      </w:divBdr>
    </w:div>
    <w:div w:id="1726248539">
      <w:bodyDiv w:val="1"/>
      <w:marLeft w:val="0"/>
      <w:marRight w:val="0"/>
      <w:marTop w:val="0"/>
      <w:marBottom w:val="0"/>
      <w:divBdr>
        <w:top w:val="none" w:sz="0" w:space="0" w:color="auto"/>
        <w:left w:val="none" w:sz="0" w:space="0" w:color="auto"/>
        <w:bottom w:val="none" w:sz="0" w:space="0" w:color="auto"/>
        <w:right w:val="none" w:sz="0" w:space="0" w:color="auto"/>
      </w:divBdr>
    </w:div>
    <w:div w:id="1726296957">
      <w:bodyDiv w:val="1"/>
      <w:marLeft w:val="0"/>
      <w:marRight w:val="0"/>
      <w:marTop w:val="0"/>
      <w:marBottom w:val="0"/>
      <w:divBdr>
        <w:top w:val="none" w:sz="0" w:space="0" w:color="auto"/>
        <w:left w:val="none" w:sz="0" w:space="0" w:color="auto"/>
        <w:bottom w:val="none" w:sz="0" w:space="0" w:color="auto"/>
        <w:right w:val="none" w:sz="0" w:space="0" w:color="auto"/>
      </w:divBdr>
    </w:div>
    <w:div w:id="1749231902">
      <w:bodyDiv w:val="1"/>
      <w:marLeft w:val="0"/>
      <w:marRight w:val="0"/>
      <w:marTop w:val="0"/>
      <w:marBottom w:val="0"/>
      <w:divBdr>
        <w:top w:val="none" w:sz="0" w:space="0" w:color="auto"/>
        <w:left w:val="none" w:sz="0" w:space="0" w:color="auto"/>
        <w:bottom w:val="none" w:sz="0" w:space="0" w:color="auto"/>
        <w:right w:val="none" w:sz="0" w:space="0" w:color="auto"/>
      </w:divBdr>
    </w:div>
    <w:div w:id="1750077078">
      <w:bodyDiv w:val="1"/>
      <w:marLeft w:val="0"/>
      <w:marRight w:val="0"/>
      <w:marTop w:val="0"/>
      <w:marBottom w:val="0"/>
      <w:divBdr>
        <w:top w:val="none" w:sz="0" w:space="0" w:color="auto"/>
        <w:left w:val="none" w:sz="0" w:space="0" w:color="auto"/>
        <w:bottom w:val="none" w:sz="0" w:space="0" w:color="auto"/>
        <w:right w:val="none" w:sz="0" w:space="0" w:color="auto"/>
      </w:divBdr>
    </w:div>
    <w:div w:id="1758481786">
      <w:bodyDiv w:val="1"/>
      <w:marLeft w:val="0"/>
      <w:marRight w:val="0"/>
      <w:marTop w:val="0"/>
      <w:marBottom w:val="0"/>
      <w:divBdr>
        <w:top w:val="none" w:sz="0" w:space="0" w:color="auto"/>
        <w:left w:val="none" w:sz="0" w:space="0" w:color="auto"/>
        <w:bottom w:val="none" w:sz="0" w:space="0" w:color="auto"/>
        <w:right w:val="none" w:sz="0" w:space="0" w:color="auto"/>
      </w:divBdr>
    </w:div>
    <w:div w:id="1768381399">
      <w:bodyDiv w:val="1"/>
      <w:marLeft w:val="0"/>
      <w:marRight w:val="0"/>
      <w:marTop w:val="0"/>
      <w:marBottom w:val="0"/>
      <w:divBdr>
        <w:top w:val="none" w:sz="0" w:space="0" w:color="auto"/>
        <w:left w:val="none" w:sz="0" w:space="0" w:color="auto"/>
        <w:bottom w:val="none" w:sz="0" w:space="0" w:color="auto"/>
        <w:right w:val="none" w:sz="0" w:space="0" w:color="auto"/>
      </w:divBdr>
    </w:div>
    <w:div w:id="1788548974">
      <w:bodyDiv w:val="1"/>
      <w:marLeft w:val="0"/>
      <w:marRight w:val="0"/>
      <w:marTop w:val="0"/>
      <w:marBottom w:val="0"/>
      <w:divBdr>
        <w:top w:val="none" w:sz="0" w:space="0" w:color="auto"/>
        <w:left w:val="none" w:sz="0" w:space="0" w:color="auto"/>
        <w:bottom w:val="none" w:sz="0" w:space="0" w:color="auto"/>
        <w:right w:val="none" w:sz="0" w:space="0" w:color="auto"/>
      </w:divBdr>
    </w:div>
    <w:div w:id="1795560544">
      <w:bodyDiv w:val="1"/>
      <w:marLeft w:val="0"/>
      <w:marRight w:val="0"/>
      <w:marTop w:val="0"/>
      <w:marBottom w:val="0"/>
      <w:divBdr>
        <w:top w:val="none" w:sz="0" w:space="0" w:color="auto"/>
        <w:left w:val="none" w:sz="0" w:space="0" w:color="auto"/>
        <w:bottom w:val="none" w:sz="0" w:space="0" w:color="auto"/>
        <w:right w:val="none" w:sz="0" w:space="0" w:color="auto"/>
      </w:divBdr>
    </w:div>
    <w:div w:id="1801722359">
      <w:bodyDiv w:val="1"/>
      <w:marLeft w:val="0"/>
      <w:marRight w:val="0"/>
      <w:marTop w:val="0"/>
      <w:marBottom w:val="0"/>
      <w:divBdr>
        <w:top w:val="none" w:sz="0" w:space="0" w:color="auto"/>
        <w:left w:val="none" w:sz="0" w:space="0" w:color="auto"/>
        <w:bottom w:val="none" w:sz="0" w:space="0" w:color="auto"/>
        <w:right w:val="none" w:sz="0" w:space="0" w:color="auto"/>
      </w:divBdr>
    </w:div>
    <w:div w:id="1815367135">
      <w:bodyDiv w:val="1"/>
      <w:marLeft w:val="0"/>
      <w:marRight w:val="0"/>
      <w:marTop w:val="0"/>
      <w:marBottom w:val="0"/>
      <w:divBdr>
        <w:top w:val="none" w:sz="0" w:space="0" w:color="auto"/>
        <w:left w:val="none" w:sz="0" w:space="0" w:color="auto"/>
        <w:bottom w:val="none" w:sz="0" w:space="0" w:color="auto"/>
        <w:right w:val="none" w:sz="0" w:space="0" w:color="auto"/>
      </w:divBdr>
    </w:div>
    <w:div w:id="1832286103">
      <w:bodyDiv w:val="1"/>
      <w:marLeft w:val="0"/>
      <w:marRight w:val="0"/>
      <w:marTop w:val="0"/>
      <w:marBottom w:val="0"/>
      <w:divBdr>
        <w:top w:val="none" w:sz="0" w:space="0" w:color="auto"/>
        <w:left w:val="none" w:sz="0" w:space="0" w:color="auto"/>
        <w:bottom w:val="none" w:sz="0" w:space="0" w:color="auto"/>
        <w:right w:val="none" w:sz="0" w:space="0" w:color="auto"/>
      </w:divBdr>
    </w:div>
    <w:div w:id="1832334811">
      <w:bodyDiv w:val="1"/>
      <w:marLeft w:val="0"/>
      <w:marRight w:val="0"/>
      <w:marTop w:val="0"/>
      <w:marBottom w:val="0"/>
      <w:divBdr>
        <w:top w:val="none" w:sz="0" w:space="0" w:color="auto"/>
        <w:left w:val="none" w:sz="0" w:space="0" w:color="auto"/>
        <w:bottom w:val="none" w:sz="0" w:space="0" w:color="auto"/>
        <w:right w:val="none" w:sz="0" w:space="0" w:color="auto"/>
      </w:divBdr>
    </w:div>
    <w:div w:id="1884051600">
      <w:bodyDiv w:val="1"/>
      <w:marLeft w:val="0"/>
      <w:marRight w:val="0"/>
      <w:marTop w:val="0"/>
      <w:marBottom w:val="0"/>
      <w:divBdr>
        <w:top w:val="none" w:sz="0" w:space="0" w:color="auto"/>
        <w:left w:val="none" w:sz="0" w:space="0" w:color="auto"/>
        <w:bottom w:val="none" w:sz="0" w:space="0" w:color="auto"/>
        <w:right w:val="none" w:sz="0" w:space="0" w:color="auto"/>
      </w:divBdr>
    </w:div>
    <w:div w:id="1885369428">
      <w:bodyDiv w:val="1"/>
      <w:marLeft w:val="0"/>
      <w:marRight w:val="0"/>
      <w:marTop w:val="0"/>
      <w:marBottom w:val="0"/>
      <w:divBdr>
        <w:top w:val="none" w:sz="0" w:space="0" w:color="auto"/>
        <w:left w:val="none" w:sz="0" w:space="0" w:color="auto"/>
        <w:bottom w:val="none" w:sz="0" w:space="0" w:color="auto"/>
        <w:right w:val="none" w:sz="0" w:space="0" w:color="auto"/>
      </w:divBdr>
    </w:div>
    <w:div w:id="1901135147">
      <w:bodyDiv w:val="1"/>
      <w:marLeft w:val="0"/>
      <w:marRight w:val="0"/>
      <w:marTop w:val="0"/>
      <w:marBottom w:val="0"/>
      <w:divBdr>
        <w:top w:val="none" w:sz="0" w:space="0" w:color="auto"/>
        <w:left w:val="none" w:sz="0" w:space="0" w:color="auto"/>
        <w:bottom w:val="none" w:sz="0" w:space="0" w:color="auto"/>
        <w:right w:val="none" w:sz="0" w:space="0" w:color="auto"/>
      </w:divBdr>
    </w:div>
    <w:div w:id="1905527649">
      <w:bodyDiv w:val="1"/>
      <w:marLeft w:val="0"/>
      <w:marRight w:val="0"/>
      <w:marTop w:val="0"/>
      <w:marBottom w:val="0"/>
      <w:divBdr>
        <w:top w:val="none" w:sz="0" w:space="0" w:color="auto"/>
        <w:left w:val="none" w:sz="0" w:space="0" w:color="auto"/>
        <w:bottom w:val="none" w:sz="0" w:space="0" w:color="auto"/>
        <w:right w:val="none" w:sz="0" w:space="0" w:color="auto"/>
      </w:divBdr>
    </w:div>
    <w:div w:id="1906529634">
      <w:bodyDiv w:val="1"/>
      <w:marLeft w:val="0"/>
      <w:marRight w:val="0"/>
      <w:marTop w:val="0"/>
      <w:marBottom w:val="0"/>
      <w:divBdr>
        <w:top w:val="none" w:sz="0" w:space="0" w:color="auto"/>
        <w:left w:val="none" w:sz="0" w:space="0" w:color="auto"/>
        <w:bottom w:val="none" w:sz="0" w:space="0" w:color="auto"/>
        <w:right w:val="none" w:sz="0" w:space="0" w:color="auto"/>
      </w:divBdr>
    </w:div>
    <w:div w:id="1937983752">
      <w:bodyDiv w:val="1"/>
      <w:marLeft w:val="0"/>
      <w:marRight w:val="0"/>
      <w:marTop w:val="0"/>
      <w:marBottom w:val="0"/>
      <w:divBdr>
        <w:top w:val="none" w:sz="0" w:space="0" w:color="auto"/>
        <w:left w:val="none" w:sz="0" w:space="0" w:color="auto"/>
        <w:bottom w:val="none" w:sz="0" w:space="0" w:color="auto"/>
        <w:right w:val="none" w:sz="0" w:space="0" w:color="auto"/>
      </w:divBdr>
    </w:div>
    <w:div w:id="1939291064">
      <w:bodyDiv w:val="1"/>
      <w:marLeft w:val="0"/>
      <w:marRight w:val="0"/>
      <w:marTop w:val="0"/>
      <w:marBottom w:val="0"/>
      <w:divBdr>
        <w:top w:val="none" w:sz="0" w:space="0" w:color="auto"/>
        <w:left w:val="none" w:sz="0" w:space="0" w:color="auto"/>
        <w:bottom w:val="none" w:sz="0" w:space="0" w:color="auto"/>
        <w:right w:val="none" w:sz="0" w:space="0" w:color="auto"/>
      </w:divBdr>
    </w:div>
    <w:div w:id="1941447359">
      <w:bodyDiv w:val="1"/>
      <w:marLeft w:val="0"/>
      <w:marRight w:val="0"/>
      <w:marTop w:val="0"/>
      <w:marBottom w:val="0"/>
      <w:divBdr>
        <w:top w:val="none" w:sz="0" w:space="0" w:color="auto"/>
        <w:left w:val="none" w:sz="0" w:space="0" w:color="auto"/>
        <w:bottom w:val="none" w:sz="0" w:space="0" w:color="auto"/>
        <w:right w:val="none" w:sz="0" w:space="0" w:color="auto"/>
      </w:divBdr>
    </w:div>
    <w:div w:id="1964071185">
      <w:bodyDiv w:val="1"/>
      <w:marLeft w:val="0"/>
      <w:marRight w:val="0"/>
      <w:marTop w:val="0"/>
      <w:marBottom w:val="0"/>
      <w:divBdr>
        <w:top w:val="none" w:sz="0" w:space="0" w:color="auto"/>
        <w:left w:val="none" w:sz="0" w:space="0" w:color="auto"/>
        <w:bottom w:val="none" w:sz="0" w:space="0" w:color="auto"/>
        <w:right w:val="none" w:sz="0" w:space="0" w:color="auto"/>
      </w:divBdr>
    </w:div>
    <w:div w:id="1980987088">
      <w:bodyDiv w:val="1"/>
      <w:marLeft w:val="0"/>
      <w:marRight w:val="0"/>
      <w:marTop w:val="0"/>
      <w:marBottom w:val="0"/>
      <w:divBdr>
        <w:top w:val="none" w:sz="0" w:space="0" w:color="auto"/>
        <w:left w:val="none" w:sz="0" w:space="0" w:color="auto"/>
        <w:bottom w:val="none" w:sz="0" w:space="0" w:color="auto"/>
        <w:right w:val="none" w:sz="0" w:space="0" w:color="auto"/>
      </w:divBdr>
    </w:div>
    <w:div w:id="1987318950">
      <w:bodyDiv w:val="1"/>
      <w:marLeft w:val="0"/>
      <w:marRight w:val="0"/>
      <w:marTop w:val="0"/>
      <w:marBottom w:val="0"/>
      <w:divBdr>
        <w:top w:val="none" w:sz="0" w:space="0" w:color="auto"/>
        <w:left w:val="none" w:sz="0" w:space="0" w:color="auto"/>
        <w:bottom w:val="none" w:sz="0" w:space="0" w:color="auto"/>
        <w:right w:val="none" w:sz="0" w:space="0" w:color="auto"/>
      </w:divBdr>
    </w:div>
    <w:div w:id="2017730924">
      <w:bodyDiv w:val="1"/>
      <w:marLeft w:val="0"/>
      <w:marRight w:val="0"/>
      <w:marTop w:val="0"/>
      <w:marBottom w:val="0"/>
      <w:divBdr>
        <w:top w:val="none" w:sz="0" w:space="0" w:color="auto"/>
        <w:left w:val="none" w:sz="0" w:space="0" w:color="auto"/>
        <w:bottom w:val="none" w:sz="0" w:space="0" w:color="auto"/>
        <w:right w:val="none" w:sz="0" w:space="0" w:color="auto"/>
      </w:divBdr>
    </w:div>
    <w:div w:id="2023047022">
      <w:bodyDiv w:val="1"/>
      <w:marLeft w:val="0"/>
      <w:marRight w:val="0"/>
      <w:marTop w:val="0"/>
      <w:marBottom w:val="0"/>
      <w:divBdr>
        <w:top w:val="none" w:sz="0" w:space="0" w:color="auto"/>
        <w:left w:val="none" w:sz="0" w:space="0" w:color="auto"/>
        <w:bottom w:val="none" w:sz="0" w:space="0" w:color="auto"/>
        <w:right w:val="none" w:sz="0" w:space="0" w:color="auto"/>
      </w:divBdr>
    </w:div>
    <w:div w:id="2026593483">
      <w:bodyDiv w:val="1"/>
      <w:marLeft w:val="0"/>
      <w:marRight w:val="0"/>
      <w:marTop w:val="0"/>
      <w:marBottom w:val="0"/>
      <w:divBdr>
        <w:top w:val="none" w:sz="0" w:space="0" w:color="auto"/>
        <w:left w:val="none" w:sz="0" w:space="0" w:color="auto"/>
        <w:bottom w:val="none" w:sz="0" w:space="0" w:color="auto"/>
        <w:right w:val="none" w:sz="0" w:space="0" w:color="auto"/>
      </w:divBdr>
      <w:divsChild>
        <w:div w:id="1320695548">
          <w:marLeft w:val="0"/>
          <w:marRight w:val="0"/>
          <w:marTop w:val="0"/>
          <w:marBottom w:val="0"/>
          <w:divBdr>
            <w:top w:val="none" w:sz="0" w:space="0" w:color="auto"/>
            <w:left w:val="none" w:sz="0" w:space="0" w:color="auto"/>
            <w:bottom w:val="none" w:sz="0" w:space="0" w:color="auto"/>
            <w:right w:val="none" w:sz="0" w:space="0" w:color="auto"/>
          </w:divBdr>
          <w:divsChild>
            <w:div w:id="154611036">
              <w:marLeft w:val="0"/>
              <w:marRight w:val="0"/>
              <w:marTop w:val="0"/>
              <w:marBottom w:val="0"/>
              <w:divBdr>
                <w:top w:val="none" w:sz="0" w:space="0" w:color="auto"/>
                <w:left w:val="none" w:sz="0" w:space="0" w:color="auto"/>
                <w:bottom w:val="none" w:sz="0" w:space="0" w:color="auto"/>
                <w:right w:val="none" w:sz="0" w:space="0" w:color="auto"/>
              </w:divBdr>
            </w:div>
            <w:div w:id="1201554040">
              <w:marLeft w:val="0"/>
              <w:marRight w:val="0"/>
              <w:marTop w:val="0"/>
              <w:marBottom w:val="0"/>
              <w:divBdr>
                <w:top w:val="none" w:sz="0" w:space="0" w:color="auto"/>
                <w:left w:val="none" w:sz="0" w:space="0" w:color="auto"/>
                <w:bottom w:val="none" w:sz="0" w:space="0" w:color="auto"/>
                <w:right w:val="none" w:sz="0" w:space="0" w:color="auto"/>
              </w:divBdr>
            </w:div>
            <w:div w:id="335614003">
              <w:marLeft w:val="0"/>
              <w:marRight w:val="0"/>
              <w:marTop w:val="0"/>
              <w:marBottom w:val="0"/>
              <w:divBdr>
                <w:top w:val="none" w:sz="0" w:space="0" w:color="auto"/>
                <w:left w:val="none" w:sz="0" w:space="0" w:color="auto"/>
                <w:bottom w:val="none" w:sz="0" w:space="0" w:color="auto"/>
                <w:right w:val="none" w:sz="0" w:space="0" w:color="auto"/>
              </w:divBdr>
            </w:div>
            <w:div w:id="2100979849">
              <w:marLeft w:val="0"/>
              <w:marRight w:val="0"/>
              <w:marTop w:val="0"/>
              <w:marBottom w:val="0"/>
              <w:divBdr>
                <w:top w:val="none" w:sz="0" w:space="0" w:color="auto"/>
                <w:left w:val="none" w:sz="0" w:space="0" w:color="auto"/>
                <w:bottom w:val="none" w:sz="0" w:space="0" w:color="auto"/>
                <w:right w:val="none" w:sz="0" w:space="0" w:color="auto"/>
              </w:divBdr>
            </w:div>
            <w:div w:id="2130390880">
              <w:marLeft w:val="0"/>
              <w:marRight w:val="0"/>
              <w:marTop w:val="0"/>
              <w:marBottom w:val="0"/>
              <w:divBdr>
                <w:top w:val="none" w:sz="0" w:space="0" w:color="auto"/>
                <w:left w:val="none" w:sz="0" w:space="0" w:color="auto"/>
                <w:bottom w:val="none" w:sz="0" w:space="0" w:color="auto"/>
                <w:right w:val="none" w:sz="0" w:space="0" w:color="auto"/>
              </w:divBdr>
            </w:div>
            <w:div w:id="2135512410">
              <w:marLeft w:val="0"/>
              <w:marRight w:val="0"/>
              <w:marTop w:val="0"/>
              <w:marBottom w:val="0"/>
              <w:divBdr>
                <w:top w:val="none" w:sz="0" w:space="0" w:color="auto"/>
                <w:left w:val="none" w:sz="0" w:space="0" w:color="auto"/>
                <w:bottom w:val="none" w:sz="0" w:space="0" w:color="auto"/>
                <w:right w:val="none" w:sz="0" w:space="0" w:color="auto"/>
              </w:divBdr>
            </w:div>
            <w:div w:id="20018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8086">
      <w:bodyDiv w:val="1"/>
      <w:marLeft w:val="0"/>
      <w:marRight w:val="0"/>
      <w:marTop w:val="0"/>
      <w:marBottom w:val="0"/>
      <w:divBdr>
        <w:top w:val="none" w:sz="0" w:space="0" w:color="auto"/>
        <w:left w:val="none" w:sz="0" w:space="0" w:color="auto"/>
        <w:bottom w:val="none" w:sz="0" w:space="0" w:color="auto"/>
        <w:right w:val="none" w:sz="0" w:space="0" w:color="auto"/>
      </w:divBdr>
    </w:div>
    <w:div w:id="2043480656">
      <w:bodyDiv w:val="1"/>
      <w:marLeft w:val="0"/>
      <w:marRight w:val="0"/>
      <w:marTop w:val="0"/>
      <w:marBottom w:val="0"/>
      <w:divBdr>
        <w:top w:val="none" w:sz="0" w:space="0" w:color="auto"/>
        <w:left w:val="none" w:sz="0" w:space="0" w:color="auto"/>
        <w:bottom w:val="none" w:sz="0" w:space="0" w:color="auto"/>
        <w:right w:val="none" w:sz="0" w:space="0" w:color="auto"/>
      </w:divBdr>
      <w:divsChild>
        <w:div w:id="1368019750">
          <w:marLeft w:val="0"/>
          <w:marRight w:val="0"/>
          <w:marTop w:val="0"/>
          <w:marBottom w:val="0"/>
          <w:divBdr>
            <w:top w:val="none" w:sz="0" w:space="0" w:color="auto"/>
            <w:left w:val="none" w:sz="0" w:space="0" w:color="auto"/>
            <w:bottom w:val="none" w:sz="0" w:space="0" w:color="auto"/>
            <w:right w:val="none" w:sz="0" w:space="0" w:color="auto"/>
          </w:divBdr>
          <w:divsChild>
            <w:div w:id="2009137433">
              <w:marLeft w:val="0"/>
              <w:marRight w:val="0"/>
              <w:marTop w:val="0"/>
              <w:marBottom w:val="0"/>
              <w:divBdr>
                <w:top w:val="none" w:sz="0" w:space="0" w:color="auto"/>
                <w:left w:val="none" w:sz="0" w:space="0" w:color="auto"/>
                <w:bottom w:val="none" w:sz="0" w:space="0" w:color="auto"/>
                <w:right w:val="none" w:sz="0" w:space="0" w:color="auto"/>
              </w:divBdr>
            </w:div>
            <w:div w:id="337082837">
              <w:marLeft w:val="0"/>
              <w:marRight w:val="0"/>
              <w:marTop w:val="0"/>
              <w:marBottom w:val="0"/>
              <w:divBdr>
                <w:top w:val="none" w:sz="0" w:space="0" w:color="auto"/>
                <w:left w:val="none" w:sz="0" w:space="0" w:color="auto"/>
                <w:bottom w:val="none" w:sz="0" w:space="0" w:color="auto"/>
                <w:right w:val="none" w:sz="0" w:space="0" w:color="auto"/>
              </w:divBdr>
            </w:div>
            <w:div w:id="50807558">
              <w:marLeft w:val="0"/>
              <w:marRight w:val="0"/>
              <w:marTop w:val="0"/>
              <w:marBottom w:val="0"/>
              <w:divBdr>
                <w:top w:val="none" w:sz="0" w:space="0" w:color="auto"/>
                <w:left w:val="none" w:sz="0" w:space="0" w:color="auto"/>
                <w:bottom w:val="none" w:sz="0" w:space="0" w:color="auto"/>
                <w:right w:val="none" w:sz="0" w:space="0" w:color="auto"/>
              </w:divBdr>
            </w:div>
            <w:div w:id="1425951570">
              <w:marLeft w:val="0"/>
              <w:marRight w:val="0"/>
              <w:marTop w:val="0"/>
              <w:marBottom w:val="0"/>
              <w:divBdr>
                <w:top w:val="none" w:sz="0" w:space="0" w:color="auto"/>
                <w:left w:val="none" w:sz="0" w:space="0" w:color="auto"/>
                <w:bottom w:val="none" w:sz="0" w:space="0" w:color="auto"/>
                <w:right w:val="none" w:sz="0" w:space="0" w:color="auto"/>
              </w:divBdr>
            </w:div>
            <w:div w:id="709572262">
              <w:marLeft w:val="0"/>
              <w:marRight w:val="0"/>
              <w:marTop w:val="0"/>
              <w:marBottom w:val="0"/>
              <w:divBdr>
                <w:top w:val="none" w:sz="0" w:space="0" w:color="auto"/>
                <w:left w:val="none" w:sz="0" w:space="0" w:color="auto"/>
                <w:bottom w:val="none" w:sz="0" w:space="0" w:color="auto"/>
                <w:right w:val="none" w:sz="0" w:space="0" w:color="auto"/>
              </w:divBdr>
            </w:div>
            <w:div w:id="260063894">
              <w:marLeft w:val="0"/>
              <w:marRight w:val="0"/>
              <w:marTop w:val="0"/>
              <w:marBottom w:val="0"/>
              <w:divBdr>
                <w:top w:val="none" w:sz="0" w:space="0" w:color="auto"/>
                <w:left w:val="none" w:sz="0" w:space="0" w:color="auto"/>
                <w:bottom w:val="none" w:sz="0" w:space="0" w:color="auto"/>
                <w:right w:val="none" w:sz="0" w:space="0" w:color="auto"/>
              </w:divBdr>
            </w:div>
            <w:div w:id="21041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48680">
      <w:bodyDiv w:val="1"/>
      <w:marLeft w:val="0"/>
      <w:marRight w:val="0"/>
      <w:marTop w:val="0"/>
      <w:marBottom w:val="0"/>
      <w:divBdr>
        <w:top w:val="none" w:sz="0" w:space="0" w:color="auto"/>
        <w:left w:val="none" w:sz="0" w:space="0" w:color="auto"/>
        <w:bottom w:val="none" w:sz="0" w:space="0" w:color="auto"/>
        <w:right w:val="none" w:sz="0" w:space="0" w:color="auto"/>
      </w:divBdr>
    </w:div>
    <w:div w:id="2124957936">
      <w:bodyDiv w:val="1"/>
      <w:marLeft w:val="0"/>
      <w:marRight w:val="0"/>
      <w:marTop w:val="0"/>
      <w:marBottom w:val="0"/>
      <w:divBdr>
        <w:top w:val="none" w:sz="0" w:space="0" w:color="auto"/>
        <w:left w:val="none" w:sz="0" w:space="0" w:color="auto"/>
        <w:bottom w:val="none" w:sz="0" w:space="0" w:color="auto"/>
        <w:right w:val="none" w:sz="0" w:space="0" w:color="auto"/>
      </w:divBdr>
      <w:divsChild>
        <w:div w:id="2095273553">
          <w:marLeft w:val="0"/>
          <w:marRight w:val="0"/>
          <w:marTop w:val="0"/>
          <w:marBottom w:val="0"/>
          <w:divBdr>
            <w:top w:val="none" w:sz="0" w:space="0" w:color="auto"/>
            <w:left w:val="none" w:sz="0" w:space="0" w:color="auto"/>
            <w:bottom w:val="none" w:sz="0" w:space="0" w:color="auto"/>
            <w:right w:val="none" w:sz="0" w:space="0" w:color="auto"/>
          </w:divBdr>
          <w:divsChild>
            <w:div w:id="498040567">
              <w:marLeft w:val="0"/>
              <w:marRight w:val="0"/>
              <w:marTop w:val="0"/>
              <w:marBottom w:val="0"/>
              <w:divBdr>
                <w:top w:val="none" w:sz="0" w:space="0" w:color="auto"/>
                <w:left w:val="none" w:sz="0" w:space="0" w:color="auto"/>
                <w:bottom w:val="none" w:sz="0" w:space="0" w:color="auto"/>
                <w:right w:val="none" w:sz="0" w:space="0" w:color="auto"/>
              </w:divBdr>
            </w:div>
            <w:div w:id="21592635">
              <w:marLeft w:val="0"/>
              <w:marRight w:val="0"/>
              <w:marTop w:val="0"/>
              <w:marBottom w:val="0"/>
              <w:divBdr>
                <w:top w:val="none" w:sz="0" w:space="0" w:color="auto"/>
                <w:left w:val="none" w:sz="0" w:space="0" w:color="auto"/>
                <w:bottom w:val="none" w:sz="0" w:space="0" w:color="auto"/>
                <w:right w:val="none" w:sz="0" w:space="0" w:color="auto"/>
              </w:divBdr>
            </w:div>
            <w:div w:id="1378117582">
              <w:marLeft w:val="0"/>
              <w:marRight w:val="0"/>
              <w:marTop w:val="0"/>
              <w:marBottom w:val="0"/>
              <w:divBdr>
                <w:top w:val="none" w:sz="0" w:space="0" w:color="auto"/>
                <w:left w:val="none" w:sz="0" w:space="0" w:color="auto"/>
                <w:bottom w:val="none" w:sz="0" w:space="0" w:color="auto"/>
                <w:right w:val="none" w:sz="0" w:space="0" w:color="auto"/>
              </w:divBdr>
            </w:div>
            <w:div w:id="1607731114">
              <w:marLeft w:val="0"/>
              <w:marRight w:val="0"/>
              <w:marTop w:val="0"/>
              <w:marBottom w:val="0"/>
              <w:divBdr>
                <w:top w:val="none" w:sz="0" w:space="0" w:color="auto"/>
                <w:left w:val="none" w:sz="0" w:space="0" w:color="auto"/>
                <w:bottom w:val="none" w:sz="0" w:space="0" w:color="auto"/>
                <w:right w:val="none" w:sz="0" w:space="0" w:color="auto"/>
              </w:divBdr>
            </w:div>
            <w:div w:id="54396930">
              <w:marLeft w:val="0"/>
              <w:marRight w:val="0"/>
              <w:marTop w:val="0"/>
              <w:marBottom w:val="0"/>
              <w:divBdr>
                <w:top w:val="none" w:sz="0" w:space="0" w:color="auto"/>
                <w:left w:val="none" w:sz="0" w:space="0" w:color="auto"/>
                <w:bottom w:val="none" w:sz="0" w:space="0" w:color="auto"/>
                <w:right w:val="none" w:sz="0" w:space="0" w:color="auto"/>
              </w:divBdr>
            </w:div>
            <w:div w:id="8089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9190">
      <w:bodyDiv w:val="1"/>
      <w:marLeft w:val="0"/>
      <w:marRight w:val="0"/>
      <w:marTop w:val="0"/>
      <w:marBottom w:val="0"/>
      <w:divBdr>
        <w:top w:val="none" w:sz="0" w:space="0" w:color="auto"/>
        <w:left w:val="none" w:sz="0" w:space="0" w:color="auto"/>
        <w:bottom w:val="none" w:sz="0" w:space="0" w:color="auto"/>
        <w:right w:val="none" w:sz="0" w:space="0" w:color="auto"/>
      </w:divBdr>
    </w:div>
    <w:div w:id="214060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Total Flags Detected</c:v>
                </c:pt>
              </c:strCache>
            </c:strRef>
          </c:tx>
          <c:spPr>
            <a:solidFill>
              <a:srgbClr val="0000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Sheet1!$B$2:$B$6</c:f>
              <c:numCache>
                <c:formatCode>General</c:formatCode>
                <c:ptCount val="5"/>
                <c:pt idx="0">
                  <c:v>896</c:v>
                </c:pt>
                <c:pt idx="1">
                  <c:v>614</c:v>
                </c:pt>
                <c:pt idx="2">
                  <c:v>612</c:v>
                </c:pt>
                <c:pt idx="3">
                  <c:v>182</c:v>
                </c:pt>
                <c:pt idx="4">
                  <c:v>162</c:v>
                </c:pt>
              </c:numCache>
            </c:numRef>
          </c:val>
          <c:extLst>
            <c:ext xmlns:c16="http://schemas.microsoft.com/office/drawing/2014/chart" uri="{C3380CC4-5D6E-409C-BE32-E72D297353CC}">
              <c16:uniqueId val="{00000000-F288-4C1E-ACC1-70A6B9E14434}"/>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Sheet1!$C$2:$C$6</c:f>
              <c:numCache>
                <c:formatCode>General</c:formatCode>
                <c:ptCount val="5"/>
              </c:numCache>
            </c:numRef>
          </c:val>
          <c:extLst>
            <c:ext xmlns:c16="http://schemas.microsoft.com/office/drawing/2014/chart" uri="{C3380CC4-5D6E-409C-BE32-E72D297353CC}">
              <c16:uniqueId val="{00000001-F288-4C1E-ACC1-70A6B9E14434}"/>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Sheet1!$D$2:$D$6</c:f>
              <c:numCache>
                <c:formatCode>General</c:formatCode>
                <c:ptCount val="5"/>
              </c:numCache>
            </c:numRef>
          </c:val>
          <c:extLst>
            <c:ext xmlns:c16="http://schemas.microsoft.com/office/drawing/2014/chart" uri="{C3380CC4-5D6E-409C-BE32-E72D297353CC}">
              <c16:uniqueId val="{00000002-F288-4C1E-ACC1-70A6B9E14434}"/>
            </c:ext>
          </c:extLst>
        </c:ser>
        <c:dLbls>
          <c:dLblPos val="outEnd"/>
          <c:showLegendKey val="0"/>
          <c:showVal val="1"/>
          <c:showCatName val="0"/>
          <c:showSerName val="0"/>
          <c:showPercent val="0"/>
          <c:showBubbleSize val="0"/>
        </c:dLbls>
        <c:gapWidth val="182"/>
        <c:axId val="532674080"/>
        <c:axId val="532669088"/>
      </c:barChart>
      <c:catAx>
        <c:axId val="5326740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69088"/>
        <c:crosses val="autoZero"/>
        <c:auto val="1"/>
        <c:lblAlgn val="ctr"/>
        <c:lblOffset val="100"/>
        <c:noMultiLvlLbl val="0"/>
      </c:catAx>
      <c:valAx>
        <c:axId val="5326690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740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AlR19</b:Tag>
    <b:SourceType>JournalArticle</b:SourceType>
    <b:Guid>{E6C7B88B-BE7B-4383-BA06-3FDEFD9B2B0F}</b:Guid>
    <b:Title>A New Security Model for Web Browser Local</b:Title>
    <b:Year>2019</b:Year>
    <b:Author>
      <b:Author>
        <b:NameList>
          <b:Person>
            <b:Last>Al-Rousan</b:Last>
            <b:First>Thamer</b:First>
          </b:Person>
          <b:Person>
            <b:Last>Al-Shargabi</b:Last>
            <b:First>Bassam</b:First>
          </b:Person>
          <b:Person>
            <b:Last>Abualese</b:Last>
            <b:First>Hasan</b:First>
          </b:Person>
        </b:NameList>
      </b:Author>
    </b:Author>
    <b:YearAccessed>2026</b:YearAccessed>
    <b:MonthAccessed>may</b:MonthAccessed>
    <b:DayAccessed>10</b:DayAccessed>
    <b:URL>https://doi.org/10.14569/ijacsa.2019.0100830.</b:URL>
    <b:JournalName>International Journal of Advanced Computer Science and Applications</b:JournalName>
    <b:Pages>227–233</b:Pages>
    <b:Volume>10</b:Volume>
    <b:Issue>8</b:Issue>
    <b:RefOrder>11</b:RefOrder>
  </b:Source>
  <b:Source>
    <b:Tag>Bar11</b:Tag>
    <b:SourceType>JournalArticle</b:SourceType>
    <b:Guid>{685E00F0-1836-4C45-9527-EE9975640EA9}</b:Guid>
    <b:Author>
      <b:Author>
        <b:NameList>
          <b:Person>
            <b:Last>Barth</b:Last>
            <b:First>Adam</b:First>
          </b:Person>
        </b:NameList>
      </b:Author>
    </b:Author>
    <b:Title>The HTTP state management mechanism, RFC 6265</b:Title>
    <b:JournalName>Internet Engineering Task Force (IETF)</b:JournalName>
    <b:Year>2011</b:Year>
    <b:URL>https://www.rfc-editor.org/rfc/rfc6265.html</b:URL>
    <b:DOI>DOI 10.17487/RFC6265</b:DOI>
    <b:RefOrder>8</b:RefOrder>
  </b:Source>
  <b:Source>
    <b:Tag>Eng16</b:Tag>
    <b:SourceType>ConferenceProceedings</b:SourceType>
    <b:Guid>{CCE1AFF3-DC2B-4906-8F9A-E0848BEA4976}</b:Guid>
    <b:Title>Online Tracking: A 1-million-site Measurement and Analysis</b:Title>
    <b:Year>2016</b:Year>
    <b:City>New York</b:City>
    <b:Publisher>Association for Computing Machinery</b:Publisher>
    <b:Author>
      <b:Author>
        <b:NameList>
          <b:Person>
            <b:Last>Englehardt</b:Last>
            <b:First>Steven</b:First>
          </b:Person>
          <b:Person>
            <b:Last>Narayanan</b:Last>
            <b:First>Arvind</b:First>
          </b:Person>
        </b:NameList>
      </b:Author>
    </b:Author>
    <b:Pages>1388-1401</b:Pages>
    <b:ConferenceName>CCS '16: Proceedings of the 2016 ACM SIGSAC Conference on Computer and Communications Security</b:ConferenceName>
    <b:DOI>https://doi.org/10.1145/2976749.2978313</b:DOI>
    <b:RefOrder>9</b:RefOrder>
  </b:Source>
  <b:Source>
    <b:Tag>Eur02</b:Tag>
    <b:SourceType>ArticleInAPeriodical</b:SourceType>
    <b:Guid>{54E11F4D-96CB-49A4-A84D-10B933DD3739}</b:Guid>
    <b:Author>
      <b:Author>
        <b:Corporate>European Parliament and Council of the European Union</b:Corporate>
      </b:Author>
    </b:Author>
    <b:Title>Directive 2002/58/EC of the European Parliament and of the Council of 12 July 2002 concerning the processing of personal data and the protection of privacy in the electronic communications sector (Directive on privacy and electronic communications)</b:Title>
    <b:PeriodicalTitle>Official Journal of the European Union</b:PeriodicalTitle>
    <b:Year>2002</b:Year>
    <b:Pages>37-44</b:Pages>
    <b:URL>https://eur-lex.europa.eu/eli/dir/2002/58/oj.</b:URL>
    <b:RefOrder>1</b:RefOrder>
  </b:Source>
  <b:Source>
    <b:Tag>Eur16</b:Tag>
    <b:SourceType>ArticleInAPeriodical</b:SourceType>
    <b:Guid>{64067463-A875-41B1-A87B-57015F469B41}</b:Guid>
    <b:Title>Regulation (EU) 2016/679 of the European Parliament and of the Council of 27 April 2016 on the protection of natural persons with regard to the processing of personal data and on the free movement of such data, and repealing Directive 95/46/EC</b:Title>
    <b:Year>2016</b:Year>
    <b:Author>
      <b:Author>
        <b:Corporate>European Parliament and Council of the European Union</b:Corporate>
      </b:Author>
    </b:Author>
    <b:PeriodicalTitle>Official Journal of the European Union</b:PeriodicalTitle>
    <b:Pages>1-88</b:Pages>
    <b:URL>https://eur-lex.europa.eu/eli/reg/2016/679/oj](https://eur-lex.europa.eu/eli/reg/2016/679/oj</b:URL>
    <b:ShortTitle>General Data Protection Regulation</b:ShortTitle>
    <b:RefOrder>2</b:RefOrder>
  </b:Source>
  <b:Source>
    <b:Tag>Gra18</b:Tag>
    <b:SourceType>ConferenceProceedings</b:SourceType>
    <b:Guid>{A5042E77-24D0-4706-9ABA-5A4DF176EBD7}</b:Guid>
    <b:Title>The Dark (Patterns) Side of UX Design</b:Title>
    <b:Year>2018</b:Year>
    <b:Pages>1-14</b:Pages>
    <b:Author>
      <b:Author>
        <b:NameList>
          <b:Person>
            <b:Last>Gray</b:Last>
            <b:Middle>M.</b:Middle>
            <b:First>Colin</b:First>
          </b:Person>
          <b:Person>
            <b:Last>Kou</b:Last>
            <b:First>Yabo</b:First>
          </b:Person>
          <b:Person>
            <b:Last>Battles</b:Last>
            <b:First>Bryan</b:First>
          </b:Person>
          <b:Person>
            <b:Last>Hoggatt</b:Last>
            <b:First>Joseph</b:First>
          </b:Person>
          <b:Person>
            <b:Last>Toombs</b:Last>
            <b:Middle>L.</b:Middle>
            <b:First>Austin</b:First>
          </b:Person>
        </b:NameList>
      </b:Author>
    </b:Author>
    <b:City>Montreal</b:City>
    <b:ConferenceName>CHI '18: Proceedings of the 2018 CHI Conference on Human Factors in Computing Systems</b:ConferenceName>
    <b:DOI>https://doi.org/10.1145/3173574.31741</b:DOI>
    <b:RefOrder>4</b:RefOrder>
  </b:Source>
  <b:Source>
    <b:Tag>Kat25</b:Tag>
    <b:SourceType>JournalArticle</b:SourceType>
    <b:Guid>{2A992B47-253F-4C20-B09A-F055FB24E88E}</b:Guid>
    <b:Title>BAN COOKIE BANNERS: A CASE STUDY IN TECH</b:Title>
    <b:Year>2025</b:Year>
    <b:Author>
      <b:Author>
        <b:NameList>
          <b:Person>
            <b:Last>Klonick</b:Last>
            <b:First>Kate</b:First>
          </b:Person>
        </b:NameList>
      </b:Author>
    </b:Author>
    <b:JournalName>Harvard Journal of Law &amp; Technology</b:JournalName>
    <b:Pages>1-37</b:Pages>
    <b:Volume>39</b:Volume>
    <b:Issue>1</b:Issue>
    <b:URL>https://jolt.law.harvard.edu/assets/articlePDFs/v39.1/Ban-Cookie-Banners-A-Case-Study-in-Tech-Regulation.pdf</b:URL>
    <b:RefOrder>25</b:RefOrder>
  </b:Source>
  <b:Source>
    <b:Tag>Lin22</b:Tag>
    <b:SourceType>ConferenceProceedings</b:SourceType>
    <b:Guid>{715F361E-66FB-471C-9C5D-63E2E1EFE3A9}</b:Guid>
    <b:Title>Are they Toeing the Line? Diagnosing Privacy Compliance Violations among Browser Extension</b:Title>
    <b:Year>2022</b:Year>
    <b:Pages>1-12</b:Pages>
    <b:City>Rochester</b:City>
    <b:Author>
      <b:Author>
        <b:NameList>
          <b:Person>
            <b:Last>Ling</b:Last>
            <b:First>Yuxi</b:First>
          </b:Person>
          <b:Person>
            <b:Last>Wang</b:Last>
            <b:First>Kailong</b:First>
          </b:Person>
          <b:Person>
            <b:Last>Bai</b:Last>
            <b:First>Guangdong</b:First>
          </b:Person>
          <b:Person>
            <b:Last>Wang</b:Last>
            <b:First>Haoyu</b:First>
          </b:Person>
          <b:Person>
            <b:Last>Dong</b:Last>
            <b:First>Jinsong</b:First>
          </b:Person>
        </b:NameList>
      </b:Author>
    </b:Author>
    <b:ConferenceName>ASE '22: Proceedings of the 37th IEEE/ACM International Conference on Automated Software Engineering</b:ConferenceName>
    <b:DOI>https://doi.org/10.1145/3551349.3560436</b:DOI>
    <b:RefOrder>19</b:RefOrder>
  </b:Source>
  <b:Source>
    <b:Tag>Zae20</b:Tag>
    <b:SourceType>ConferenceProceedings</b:SourceType>
    <b:Guid>{8D064E21-3711-4350-A890-43CEF2CC5ADB}</b:Guid>
    <b:Title>PrivacyCheck v2: A Tool that Recaps Privacy Policies for You</b:Title>
    <b:Year>2020</b:Year>
    <b:City>Virtual Event Ireland</b:City>
    <b:Author>
      <b:Author>
        <b:NameList>
          <b:Person>
            <b:Last>Zaeem</b:Last>
            <b:Middle>Nokhbeh</b:Middle>
            <b:First>Razieh</b:First>
          </b:Person>
          <b:Person>
            <b:Last>Anya</b:Last>
            <b:First>Safa</b:First>
          </b:Person>
          <b:Person>
            <b:Last>Issa</b:Last>
            <b:First>Alex</b:First>
          </b:Person>
          <b:Person>
            <b:Last>Nimergood</b:Last>
            <b:First>Jake</b:First>
          </b:Person>
          <b:Person>
            <b:Last>Rogers</b:Last>
            <b:First>Isabelle</b:First>
          </b:Person>
          <b:Person>
            <b:Last>Shah</b:Last>
            <b:First>Vinay</b:First>
          </b:Person>
          <b:Person>
            <b:Last>Srivastava</b:Last>
            <b:First>Ayush</b:First>
          </b:Person>
          <b:Person>
            <b:Last>Barber</b:Last>
            <b:First>K. Suzanne</b:First>
          </b:Person>
        </b:NameList>
      </b:Author>
    </b:Author>
    <b:Pages>3441-3444</b:Pages>
    <b:ConferenceName>CIKM '20: Proceedings of the 29th ACM International Conference on Information &amp; Knowledge Management</b:ConferenceName>
    <b:DOI>https://doi.org/10.1145/3340531.3417469</b:DOI>
    <b:RefOrder>7</b:RefOrder>
  </b:Source>
  <b:Source>
    <b:Tag>Nou20</b:Tag>
    <b:SourceType>ConferenceProceedings</b:SourceType>
    <b:Guid>{0496A6B0-8869-4B0B-80B6-9C1307836F70}</b:Guid>
    <b:Title>Dark Patterns after the GDPR: Scraping Consent Pop-ups and Demonstrating their InfluenceDark Patterns after the GDPR: Scraping Consent Pop-ups and Demonstrating their Influence</b:Title>
    <b:Year>2020</b:Year>
    <b:City>Honolulu HI USA</b:City>
    <b:Author>
      <b:Author>
        <b:NameList>
          <b:Person>
            <b:Last>Nouwens</b:Last>
            <b:First>Midas</b:First>
          </b:Person>
          <b:Person>
            <b:Last>Liccardi</b:Last>
            <b:First>Ilaria</b:First>
          </b:Person>
          <b:Person>
            <b:Last>Veale</b:Last>
            <b:First>Michael</b:First>
          </b:Person>
          <b:Person>
            <b:Last>Karger</b:Last>
            <b:First>D.</b:First>
          </b:Person>
          <b:Person>
            <b:Last>Kagal</b:Last>
            <b:First>Lalana</b:First>
          </b:Person>
        </b:NameList>
      </b:Author>
    </b:Author>
    <b:Pages>1-13</b:Pages>
    <b:ConferenceName>CHI '20: Proceedings of the 2020 CHI Conference on Human Factors in Computing Systems</b:ConferenceName>
    <b:DOI>https://doi.org/10.1145/3313831.3376321</b:DOI>
    <b:RefOrder>5</b:RefOrder>
  </b:Source>
  <b:Source>
    <b:Tag>Rod18</b:Tag>
    <b:SourceType>ConferenceProceedings</b:SourceType>
    <b:Guid>{72EFCBCB-9F31-490A-8C00-1DCA5BDB3FDD}</b:Guid>
    <b:Title>CSP &amp; Co. Can Save Us from a Rogue Cross-Origin Storage Browser Network! But for How Long?</b:Title>
    <b:Year>2018</b:Year>
    <b:City>Tempe AZ USA </b:City>
    <b:Author>
      <b:Author>
        <b:NameList>
          <b:Person>
            <b:Last>Rodriguez</b:Last>
            <b:Middle>D.</b:Middle>
            <b:First>Juan</b:First>
          </b:Person>
          <b:Person>
            <b:Last>Posegga</b:Last>
            <b:First>Joachim</b:First>
          </b:Person>
        </b:NameList>
      </b:Author>
    </b:Author>
    <b:Pages>170-172</b:Pages>
    <b:ConferenceName>CODASPY '18: Proceedings of the Eighth ACM Conference on Data and Application Security and Privacy</b:ConferenceName>
    <b:DOI>https://doi.org/10.1145/3176258.3176951</b:DOI>
    <b:RefOrder>12</b:RefOrder>
  </b:Source>
  <b:Source>
    <b:Tag>San17</b:Tag>
    <b:SourceType>ConferenceProceedings</b:SourceType>
    <b:Guid>{5E20D15C-6422-49B8-8EC0-B47BE302FBD4}</b:Guid>
    <b:Title>Extension Breakdown: Security Analysis of Browsers Extension Resources Control Policies</b:Title>
    <b:Year>2017</b:Year>
    <b:City>Vancouver, BC, Canada</b:City>
    <b:Author>
      <b:Author>
        <b:NameList>
          <b:Person>
            <b:Last>Sanchez-Rola</b:Last>
            <b:First>Iskander</b:First>
          </b:Person>
          <b:Person>
            <b:Last>Santos</b:Last>
            <b:First>Igor</b:First>
          </b:Person>
          <b:Person>
            <b:Last>Balzarotti</b:Last>
            <b:First>Davide</b:First>
          </b:Person>
        </b:NameList>
      </b:Author>
    </b:Author>
    <b:Pages>1-17</b:Pages>
    <b:ConferenceName>26th USENIX Security Symposium (USENIX Security '17)</b:ConferenceName>
    <b:URL>https://www.usenix.org/system/files/conference/usenixsecurity17/sec17-sanchez-rola.pdf</b:URL>
    <b:RefOrder>20</b:RefOrder>
  </b:Source>
  <b:Source>
    <b:Tag>Koc23</b:Tag>
    <b:SourceType>BookSection</b:SourceType>
    <b:Guid>{6E6CF107-7B51-4BF1-BDD3-0B365F900B55}</b:Guid>
    <b:Title>Towards Assessing Features of Dark Patterns in Cookie Consent Processes</b:Title>
    <b:Year>2023</b:Year>
    <b:BookTitle>Privacy and Identity Management</b:BookTitle>
    <b:Pages>165-183</b:Pages>
    <b:Author>
      <b:Author>
        <b:NameList>
          <b:Person>
            <b:Last>Kocyigit</b:Last>
            <b:First>Emre</b:First>
          </b:Person>
          <b:Person>
            <b:Last>Rossi</b:Last>
            <b:First>Arianna</b:First>
          </b:Person>
          <b:Person>
            <b:Last>Lenzini</b:Last>
            <b:First>Gabriele</b:First>
          </b:Person>
        </b:NameList>
      </b:Author>
    </b:Author>
    <b:DOI>10.1007/978-3-031-31971-6_13</b:DOI>
    <b:RefOrder>14</b:RefOrder>
  </b:Source>
  <b:Source>
    <b:Tag>Soe20</b:Tag>
    <b:SourceType>ConferenceProceedings</b:SourceType>
    <b:Guid>{B3CE4849-E4C2-4C0F-BEB3-118F0DF6C3BB}</b:Guid>
    <b:Title>Circumvention by design - dark patterns in cookie consent for online news outlets</b:Title>
    <b:Year>2020</b:Year>
    <b:Pages>1-12</b:Pages>
    <b:City>Tallinn, Estonia</b:City>
    <b:Author>
      <b:Author>
        <b:NameList>
          <b:Person>
            <b:Last>Soe</b:Last>
            <b:Middle>Htut</b:Middle>
            <b:First>Than</b:First>
          </b:Person>
          <b:Person>
            <b:Last>Nordberg</b:Last>
            <b:Middle>Elise</b:Middle>
            <b:First>Oda</b:First>
          </b:Person>
          <b:Person>
            <b:Last>Guribye</b:Last>
            <b:First>Frode</b:First>
          </b:Person>
          <b:Person>
            <b:Last>Slavkovik</b:Last>
            <b:First>Marija</b:First>
          </b:Person>
        </b:NameList>
      </b:Author>
    </b:Author>
    <b:ConferenceName>NordiCHI '20: Proceedings of the 11th Nordic Conference on Human-Computer Interaction: Shaping Experiences, Shaping Society</b:ConferenceName>
    <b:DOI>https://doi.org/10.1145/3419249.3420132</b:DOI>
    <b:RefOrder>15</b:RefOrder>
  </b:Source>
  <b:Source>
    <b:Tag>Tre19</b:Tag>
    <b:SourceType>JournalArticle</b:SourceType>
    <b:Guid>{F2A8658C-3AB5-49A8-93B9-4A7FBAC8A3B6}</b:Guid>
    <b:Title>4 Years of EU Cookie Law: Results and Lessons Learned</b:Title>
    <b:Year>2019</b:Year>
    <b:Author>
      <b:Author>
        <b:NameList>
          <b:Person>
            <b:Last>Trevisan</b:Last>
            <b:First>Martino</b:First>
          </b:Person>
          <b:Person>
            <b:Last>Traverso</b:Last>
            <b:First>Stefano</b:First>
          </b:Person>
          <b:Person>
            <b:Last>Bassi</b:Last>
            <b:First>Eleonora</b:First>
          </b:Person>
          <b:Person>
            <b:Last>Mellia</b:Last>
            <b:First>Marco</b:First>
          </b:Person>
        </b:NameList>
      </b:Author>
    </b:Author>
    <b:Pages>126-145</b:Pages>
    <b:ConferenceName>Proceedings on Privacy Enhancing Technologies</b:ConferenceName>
    <b:Volume>2019</b:Volume>
    <b:DOI>https://petsymposium.org/popets/2019/popets-2019-0023.php</b:DOI>
    <b:JournalName>PROCEEDINGS ON PRIVACY ENHANCING TECHNOLOGIES</b:JournalName>
    <b:Issue>2</b:Issue>
    <b:RefOrder>16</b:RefOrder>
  </b:Source>
  <b:Source>
    <b:Tag>Urb20</b:Tag>
    <b:SourceType>ConferenceProceedings</b:SourceType>
    <b:Guid>{5B82DC0A-18B7-4EAC-B5F4-EE1EDB3BD930}</b:Guid>
    <b:Title>Beyond the Front Page: Measuring Third Party Dynamics in the Field</b:Title>
    <b:Year>2020</b:Year>
    <b:Pages>1275-1286</b:Pages>
    <b:Author>
      <b:Author>
        <b:NameList>
          <b:Person>
            <b:Last>Urban</b:Last>
            <b:First>Tobias</b:First>
          </b:Person>
          <b:Person>
            <b:Last>Degeling</b:Last>
            <b:First>Martin</b:First>
          </b:Person>
          <b:Person>
            <b:Last>Holz</b:Last>
            <b:First>Thorsten</b:First>
          </b:Person>
          <b:Person>
            <b:Last>Pohlmann</b:Last>
            <b:First>Norbert</b:First>
          </b:Person>
        </b:NameList>
      </b:Author>
    </b:Author>
    <b:City>Taipei, Taiwan</b:City>
    <b:Publisher>Association for Computing Machinery</b:Publisher>
    <b:ConferenceName>WWW '20: Proceedings of The Web Conference 2020</b:ConferenceName>
    <b:DOI>https://doi.org/10.1145/3366423.3380203</b:DOI>
    <b:RefOrder>23</b:RefOrder>
  </b:Source>
  <b:Source>
    <b:Tag>Wor16</b:Tag>
    <b:SourceType>Report</b:SourceType>
    <b:Guid>{B80184DB-04EF-4D01-A20E-11266B43E52E}</b:Guid>
    <b:Title>Web storage (Second Edition)</b:Title>
    <b:Year>2016</b:Year>
    <b:Publisher>W3C Recommendation</b:Publisher>
    <b:Author>
      <b:Author>
        <b:Corporate>World Wide Web Consortium</b:Corporate>
      </b:Author>
    </b:Author>
    <b:URL>https://www.w3.org/TR/webstorage/](https://www.w3.org/TR/webstorage/</b:URL>
    <b:RefOrder>10</b:RefOrder>
  </b:Source>
  <b:Source>
    <b:Tag>Wil16</b:Tag>
    <b:SourceType>ConferenceProceedings</b:SourceType>
    <b:Guid>{CBE88317-7D52-43C8-A8B7-D32AB788F6FC}</b:Guid>
    <b:Title>The Creation and Analysis of a Website Privacy Policy Corpus</b:Title>
    <b:Year>2016</b:Year>
    <b:Publisher>Association for Computational Linguistics</b:Publisher>
    <b:City>Berlin, Germany</b:City>
    <b:Author>
      <b:Author>
        <b:NameList>
          <b:Person>
            <b:Last>Wilson</b:Last>
            <b:First>Shomir</b:First>
          </b:Person>
          <b:Person>
            <b:Last>Schaub</b:Last>
            <b:First>Florian</b:First>
          </b:Person>
          <b:Person>
            <b:Last>Dara</b:Last>
            <b:Middle>Abhilash</b:Middle>
            <b:First>Aswarth</b:First>
          </b:Person>
          <b:Person>
            <b:Last>Liu</b:Last>
            <b:First>Frederick</b:First>
          </b:Person>
          <b:Person>
            <b:Last>Cherivirala</b:Last>
            <b:First>Sushain</b:First>
          </b:Person>
          <b:Person>
            <b:Last>Leon</b:Last>
            <b:Middle>Giovanni</b:Middle>
            <b:First>Pedro</b:First>
          </b:Person>
          <b:Person>
            <b:Last>Schaarup</b:Last>
            <b:Middle>Andersen</b:Middle>
            <b:First>Mads</b:First>
          </b:Person>
          <b:Person>
            <b:Last>Zimmeck</b:Last>
            <b:First>Sebastian</b:First>
          </b:Person>
          <b:Person>
            <b:Last>Sathyendra</b:Last>
            <b:Middle>Mysore</b:Middle>
            <b:First>Kanthashree</b:First>
          </b:Person>
          <b:Person>
            <b:Last>Russell</b:Last>
            <b:Middle>Cameron</b:Middle>
            <b:First>N.</b:First>
          </b:Person>
          <b:Person>
            <b:Last>Norton</b:Last>
            <b:Middle>B.</b:Middle>
            <b:First>Thoman</b:First>
          </b:Person>
          <b:Person>
            <b:Last>Hovy</b:Last>
            <b:First>Eduard</b:First>
          </b:Person>
          <b:Person>
            <b:Last>Reidenberg</b:Last>
            <b:First>Joel</b:First>
          </b:Person>
          <b:Person>
            <b:Last>Sadeh</b:Last>
            <b:First>Norman</b:First>
          </b:Person>
        </b:NameList>
      </b:Author>
      <b:Editor>
        <b:NameList>
          <b:Person>
            <b:Last>Katrin Erk</b:Last>
            <b:First>Noah</b:First>
            <b:Middle>A. Smith</b:Middle>
          </b:Person>
        </b:NameList>
      </b:Editor>
    </b:Author>
    <b:Pages>1330-1340</b:Pages>
    <b:Volume>Proceedings of the 54th Annual Meeting of the Association for Computational Linguistics (Volume 1: Long Papers)</b:Volume>
    <b:URL>https://aclanthology.org/P16-1126/</b:URL>
    <b:DOI>10.18653/v1/P16-1126</b:DOI>
    <b:RefOrder>3</b:RefOrder>
  </b:Source>
  <b:Source>
    <b:Tag>Adh25</b:Tag>
    <b:SourceType>JournalArticle</b:SourceType>
    <b:Guid>{2DF91505-9953-426F-A429-41422CBABCFE}</b:Guid>
    <b:Title>Natural Language Processing of Privacy Policies: A Survey</b:Title>
    <b:Year>2025</b:Year>
    <b:URL>https://arxiv.org/pdf/2501.10319</b:URL>
    <b:JournalName>arXiv preprint</b:JournalName>
    <b:Pages>1-27</b:Pages>
    <b:Author>
      <b:Author>
        <b:NameList>
          <b:Person>
            <b:Last> Adhikari</b:Last>
            <b:First>Andrick</b:First>
          </b:Person>
          <b:Person>
            <b:Last>Das</b:Last>
            <b:First>Sanchari</b:First>
          </b:Person>
          <b:Person>
            <b:Last>Dewri</b:Last>
            <b:First>Rinku</b:First>
          </b:Person>
        </b:NameList>
      </b:Author>
    </b:Author>
    <b:RefOrder>22</b:RefOrder>
  </b:Source>
  <b:Source>
    <b:Tag>Cas21</b:Tag>
    <b:SourceType>ArticleInAPeriodical</b:SourceType>
    <b:Guid>{0683884E-69E5-4CF7-9D10-37C4A484485F}</b:Guid>
    <b:Title>Understanding and Using Web Workers</b:Title>
    <b:Year>2021</b:Year>
    <b:Author>
      <b:Author>
        <b:NameList>
          <b:Person>
            <b:Last>Castro</b:Last>
            <b:First>Miguel</b:First>
          </b:Person>
        </b:NameList>
      </b:Author>
    </b:Author>
    <b:Month>January/February</b:Month>
    <b:URL>https://www.codemag.com/Article/2101071</b:URL>
    <b:PeriodicalTitle>CODE Magazine</b:PeriodicalTitle>
    <b:RefOrder>21</b:RefOrder>
  </b:Source>
  <b:Source>
    <b:Tag>Goo26</b:Tag>
    <b:SourceType>DocumentFromInternetSite</b:SourceType>
    <b:Guid>{2B59FC6C-C36B-4555-8A80-22017E59F92C}</b:Guid>
    <b:Title>Migrate to Manifest V3</b:Title>
    <b:Year>2026</b:Year>
    <b:Author>
      <b:Author>
        <b:Corporate>Google</b:Corporate>
      </b:Author>
    </b:Author>
    <b:URL>https://developer.chrome.com/docs/extensions/develop/migrate</b:URL>
    <b:InternetSiteTitle>Chrome for Developers</b:InternetSiteTitle>
    <b:RefOrder>18</b:RefOrder>
  </b:Source>
  <b:Source>
    <b:Tag>Mow12</b:Tag>
    <b:SourceType>JournalArticle</b:SourceType>
    <b:Guid>{493EFC6A-8E81-46B7-BEE3-837A5AFB68C9}</b:Guid>
    <b:Title>Pixel Perfect: Fingerprinting Canvas in HTML5</b:Title>
    <b:Year>2012</b:Year>
    <b:URL>https://hovav.net/ucsd/dist/canvas.pdf</b:URL>
    <b:Author>
      <b:Author>
        <b:NameList>
          <b:Person>
            <b:Last>Mowery</b:Last>
            <b:First>Keaton</b:First>
          </b:Person>
          <b:Person>
            <b:Last>Shacham</b:Last>
            <b:First>Hovav</b:First>
          </b:Person>
        </b:NameList>
      </b:Author>
    </b:Author>
    <b:JournalName>Proceedings of the Web 2.0 Security and Privacy Workshop</b:JournalName>
    <b:RefOrder>13</b:RefOrder>
  </b:Source>
  <b:Source>
    <b:Tag>Vea22</b:Tag>
    <b:SourceType>JournalArticle</b:SourceType>
    <b:Guid>{A9242494-49F0-42E7-AE7F-59ECFC2D6A56}</b:Guid>
    <b:Title>Adtech and Real-Time Bidding under European Data Protection Law</b:Title>
    <b:JournalName>German Law Journal</b:JournalName>
    <b:Year>2022</b:Year>
    <b:Pages>226–256</b:Pages>
    <b:Volume>23</b:Volume>
    <b:Issue>2</b:Issue>
    <b:Author>
      <b:Author>
        <b:NameList>
          <b:Person>
            <b:Last>Veale</b:Last>
            <b:First>Michael</b:First>
          </b:Person>
          <b:Person>
            <b:Last>Zuiderveen Borgesius</b:Last>
            <b:First>Frederik</b:First>
          </b:Person>
        </b:NameList>
      </b:Author>
    </b:Author>
    <b:DOI>10.1017/glj.2022.18</b:DOI>
    <b:RefOrder>24</b:RefOrder>
  </b:Source>
  <b:Source>
    <b:Tag>Wor26</b:Tag>
    <b:SourceType>DocumentFromInternetSite</b:SourceType>
    <b:Guid>{E80261B4-A36D-4D9B-86C8-8E94ABC73AD6}</b:Guid>
    <b:Author>
      <b:Author>
        <b:Corporate>World Wide Web Consortium</b:Corporate>
      </b:Author>
    </b:Author>
    <b:Title>Global Privacy Control (GPC)</b:Title>
    <b:Year>2026</b:Year>
    <b:URL>https://www.w3.org/TR/gpc/</b:URL>
    <b:InternetSiteTitle>W3C Working Draft</b:InternetSiteTitle>
    <b:RefOrder>26</b:RefOrder>
  </b:Source>
  <b:Source>
    <b:Tag>Utz19</b:Tag>
    <b:SourceType>ConferenceProceedings</b:SourceType>
    <b:Guid>{9EF6AF0F-5D2B-4FF9-AEF3-CEA35E79637A}</b:Guid>
    <b:Title>(Un)informed Consent: Studying GDPR Consent Notices in the Field</b:Title>
    <b:JournalName>CCS '19: Proceedings of the 2019 ACM SIGSAC Conference on Computer and Communications Security</b:JournalName>
    <b:Year>2019</b:Year>
    <b:Pages>973-990</b:Pages>
    <b:Author>
      <b:Author>
        <b:NameList>
          <b:Person>
            <b:Last>Utz</b:Last>
            <b:First>Christine</b:First>
          </b:Person>
          <b:Person>
            <b:Last>Degeling</b:Last>
            <b:First>Martin</b:First>
          </b:Person>
          <b:Person>
            <b:Last>Fahl</b:Last>
            <b:First>Sascha</b:First>
          </b:Person>
          <b:Person>
            <b:Last>Schaub</b:Last>
            <b:First>Florian</b:First>
          </b:Person>
          <b:Person>
            <b:Last>Holz</b:Last>
            <b:First>Thorsten</b:First>
          </b:Person>
        </b:NameList>
      </b:Author>
    </b:Author>
    <b:City>Londra</b:City>
    <b:Publisher>Association for Computer Machinery</b:Publisher>
    <b:ConferenceName>CCS '19: Proceedings of the 2019 ACM SIGSAC Conference on Computer and Communications Security</b:ConferenceName>
    <b:DOI>https://doi.org/10.1145/3319535.335421</b:DOI>
    <b:RefOrder>17</b:RefOrder>
  </b:Source>
  <b:Source>
    <b:Tag>Mat20</b:Tag>
    <b:SourceType>ConferenceProceedings</b:SourceType>
    <b:Guid>{CF82A5BD-C9C8-421C-94A1-8950A88EC045}</b:Guid>
    <b:Title>Do Cookie Banners Respect my Choice? : Measuring Legal Compliance of Banners from IAB Europe’s Transparency and Consent Framework</b:Title>
    <b:Year>2020</b:Year>
    <b:City>San Francisco</b:City>
    <b:Author>
      <b:Author>
        <b:NameList>
          <b:Person>
            <b:Last>Matte</b:Last>
            <b:First>Celestin</b:First>
          </b:Person>
          <b:Person>
            <b:Last>Bielova</b:Last>
            <b:First>Nataliia</b:First>
          </b:Person>
          <b:Person>
            <b:Last>Santos</b:Last>
            <b:First>Cristiana</b:First>
          </b:Person>
        </b:NameList>
      </b:Author>
    </b:Author>
    <b:Pages>791-809</b:Pages>
    <b:ConferenceName>2020 IEEE Symposium on Security and Privacy</b:ConferenceName>
    <b:DOI>doi: 10.1109/SP40000.2020.00076</b:DOI>
    <b:RefOrder>6</b:RefOrder>
  </b:Source>
</b:Sources>
</file>

<file path=customXml/itemProps1.xml><?xml version="1.0" encoding="utf-8"?>
<ds:datastoreItem xmlns:ds="http://schemas.openxmlformats.org/officeDocument/2006/customXml" ds:itemID="{864B415C-D90B-4889-909E-EB138061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31</Pages>
  <Words>10959</Words>
  <Characters>62469</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Mitea</dc:creator>
  <cp:keywords/>
  <dc:description/>
  <cp:lastModifiedBy>Diana Mitea</cp:lastModifiedBy>
  <cp:revision>7</cp:revision>
  <cp:lastPrinted>2026-06-10T22:53:00Z</cp:lastPrinted>
  <dcterms:created xsi:type="dcterms:W3CDTF">2026-06-04T23:06:00Z</dcterms:created>
  <dcterms:modified xsi:type="dcterms:W3CDTF">2026-06-13T13:20:00Z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84a653ec-8a3b-4d69-b751-11bee75506d1</vt:lpwstr>
  </property>
</Properties>
</file>